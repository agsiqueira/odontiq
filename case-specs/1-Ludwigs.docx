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C5DC7" w:rsidR="00164E55" w:rsidRDefault="00164E55" w14:paraId="1DDBA767" w14:textId="77777777">
      <w:pPr>
        <w:pBdr>
          <w:top w:val="single" w:color="auto" w:sz="12" w:space="0"/>
        </w:pBdr>
        <w:spacing w:after="0"/>
        <w:rPr>
          <w:rFonts w:ascii="Calibri" w:hAnsi="Calibri" w:cs="Calibri"/>
        </w:rPr>
      </w:pPr>
    </w:p>
    <w:p w:rsidRPr="00FC5DC7" w:rsidR="00164E55" w:rsidRDefault="00271C99" w14:paraId="1DDBA768" w14:textId="77777777">
      <w:pPr>
        <w:pStyle w:val="Heading2"/>
        <w:rPr>
          <w:rFonts w:ascii="Calibri" w:hAnsi="Calibri" w:cs="Calibri"/>
          <w:color w:val="auto"/>
          <w:sz w:val="24"/>
          <w:szCs w:val="24"/>
        </w:rPr>
      </w:pPr>
      <w:r w:rsidRPr="00FC5DC7">
        <w:rPr>
          <w:rFonts w:ascii="Calibri" w:hAnsi="Calibri" w:cs="Calibri"/>
          <w:color w:val="auto"/>
          <w:sz w:val="24"/>
          <w:szCs w:val="24"/>
        </w:rPr>
        <w:t>Case Presentation: Odontogenic Infection with Airway Obstruction (Ludwig’s Angina)</w:t>
      </w:r>
    </w:p>
    <w:p w:rsidRPr="00FC5DC7" w:rsidR="00164E55" w:rsidRDefault="00271C99" w14:paraId="1DDBA769" w14:textId="77777777">
      <w:pPr>
        <w:pStyle w:val="Heading3"/>
        <w:rPr>
          <w:rFonts w:ascii="Calibri" w:hAnsi="Calibri" w:cs="Calibri"/>
          <w:color w:val="auto"/>
          <w:sz w:val="24"/>
          <w:szCs w:val="24"/>
        </w:rPr>
      </w:pPr>
      <w:r w:rsidRPr="00FC5DC7">
        <w:rPr>
          <w:rFonts w:ascii="Calibri" w:hAnsi="Calibri" w:cs="Calibri"/>
          <w:color w:val="auto"/>
          <w:sz w:val="24"/>
          <w:szCs w:val="24"/>
        </w:rPr>
        <w:t>Chief Complaint</w:t>
      </w:r>
    </w:p>
    <w:p w:rsidRPr="00FC5DC7" w:rsidR="004F23A7" w:rsidP="004F23A7" w:rsidRDefault="00271C99" w14:paraId="73DEB5CA" w14:textId="77777777">
      <w:pPr>
        <w:pStyle w:val="Heading2"/>
        <w:rPr>
          <w:rFonts w:ascii="Calibri" w:hAnsi="Calibri" w:cs="Calibri"/>
          <w:color w:val="auto"/>
          <w:sz w:val="24"/>
          <w:szCs w:val="24"/>
        </w:rPr>
      </w:pPr>
      <w:r w:rsidRPr="00FC5DC7">
        <w:rPr>
          <w:rFonts w:ascii="Calibri" w:hAnsi="Calibri" w:cs="Calibri"/>
          <w:color w:val="auto"/>
          <w:sz w:val="24"/>
          <w:szCs w:val="24"/>
        </w:rPr>
        <w:t>“Dental pain with swelling and trouble breathing.”</w:t>
      </w:r>
      <w:r w:rsidRPr="00FC5DC7" w:rsidR="004F23A7">
        <w:rPr>
          <w:rFonts w:ascii="Calibri" w:hAnsi="Calibri" w:cs="Calibri"/>
          <w:color w:val="auto"/>
          <w:sz w:val="24"/>
          <w:szCs w:val="24"/>
        </w:rPr>
        <w:t xml:space="preserve"> </w:t>
      </w:r>
    </w:p>
    <w:p w:rsidRPr="00FC5DC7" w:rsidR="004F23A7" w:rsidP="004F23A7" w:rsidRDefault="004F23A7" w14:paraId="3554962A" w14:textId="2E259C02">
      <w:pPr>
        <w:pStyle w:val="Heading2"/>
        <w:rPr>
          <w:rFonts w:ascii="Calibri" w:hAnsi="Calibri" w:cs="Calibri"/>
          <w:color w:val="auto"/>
          <w:sz w:val="24"/>
          <w:szCs w:val="24"/>
        </w:rPr>
      </w:pPr>
      <w:r w:rsidRPr="00FC5DC7">
        <w:rPr>
          <w:rFonts w:ascii="Calibri" w:hAnsi="Calibri" w:cs="Calibri"/>
          <w:color w:val="auto"/>
          <w:sz w:val="24"/>
          <w:szCs w:val="24"/>
        </w:rPr>
        <w:t>Differential Diagnosis</w:t>
      </w:r>
    </w:p>
    <w:p w:rsidRPr="00FC5DC7" w:rsidR="00B110C3" w:rsidP="00B110C3" w:rsidRDefault="00B110C3" w14:paraId="2C1C243D" w14:textId="1A562402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FC5DC7">
        <w:rPr>
          <w:rFonts w:ascii="Calibri" w:hAnsi="Calibri" w:cs="Calibri"/>
        </w:rPr>
        <w:t xml:space="preserve">Ludwig’s angina </w:t>
      </w:r>
    </w:p>
    <w:p w:rsidRPr="00FC5DC7" w:rsidR="00B110C3" w:rsidP="00B110C3" w:rsidRDefault="00B110C3" w14:paraId="4EA6FFDE" w14:textId="77777777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FC5DC7">
        <w:rPr>
          <w:rFonts w:ascii="Calibri" w:hAnsi="Calibri" w:cs="Calibri"/>
        </w:rPr>
        <w:t>Deep neck space abscess</w:t>
      </w:r>
    </w:p>
    <w:p w:rsidRPr="00FC5DC7" w:rsidR="00B110C3" w:rsidP="00B110C3" w:rsidRDefault="00B110C3" w14:paraId="77B2BAF7" w14:textId="77777777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FC5DC7">
        <w:rPr>
          <w:rFonts w:ascii="Calibri" w:hAnsi="Calibri" w:cs="Calibri"/>
        </w:rPr>
        <w:t>Epiglottitis</w:t>
      </w:r>
    </w:p>
    <w:p w:rsidRPr="00FC5DC7" w:rsidR="00B110C3" w:rsidP="00B110C3" w:rsidRDefault="00B110C3" w14:paraId="1EBB9556" w14:textId="77777777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FC5DC7">
        <w:rPr>
          <w:rFonts w:ascii="Calibri" w:hAnsi="Calibri" w:cs="Calibri"/>
        </w:rPr>
        <w:t>Peritonsillar abscess</w:t>
      </w:r>
    </w:p>
    <w:p w:rsidRPr="00FC5DC7" w:rsidR="00B110C3" w:rsidP="00B110C3" w:rsidRDefault="00B110C3" w14:paraId="1D5CC49C" w14:textId="77777777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FC5DC7">
        <w:rPr>
          <w:rFonts w:ascii="Calibri" w:hAnsi="Calibri" w:cs="Calibri"/>
        </w:rPr>
        <w:t>Angioedema</w:t>
      </w:r>
    </w:p>
    <w:p w:rsidRPr="00FC5DC7" w:rsidR="00164E55" w:rsidP="00820F20" w:rsidRDefault="004F23A7" w14:paraId="1DDBA76A" w14:textId="13A66D40">
      <w:pPr>
        <w:ind w:left="360"/>
        <w:rPr>
          <w:rFonts w:ascii="Calibri" w:hAnsi="Calibri" w:cs="Calibri"/>
        </w:rPr>
      </w:pPr>
      <w:r w:rsidRPr="00FC5DC7">
        <w:rPr>
          <w:rFonts w:ascii="Calibri" w:hAnsi="Calibri" w:cs="Calibri"/>
        </w:rPr>
        <w:t xml:space="preserve">Actual diagnosis: </w:t>
      </w:r>
      <w:r w:rsidRPr="00FC5DC7" w:rsidR="00B110C3">
        <w:rPr>
          <w:rFonts w:ascii="Calibri" w:hAnsi="Calibri" w:cs="Calibri"/>
        </w:rPr>
        <w:t xml:space="preserve">Ludwig’s angina </w:t>
      </w:r>
    </w:p>
    <w:p w:rsidRPr="00FC5DC7" w:rsidR="00164E55" w:rsidRDefault="00A678FD" w14:paraId="1DDBA76B" w14:textId="32BB0FAB">
      <w:pPr>
        <w:pBdr>
          <w:top w:val="single" w:color="auto" w:sz="12" w:space="0"/>
        </w:pBdr>
        <w:spacing w:after="0"/>
        <w:rPr>
          <w:rFonts w:ascii="Calibri" w:hAnsi="Calibri" w:cs="Calibri"/>
        </w:rPr>
      </w:pPr>
      <w:r w:rsidRPr="00FC5DC7">
        <w:rPr>
          <w:rFonts w:ascii="Calibri" w:hAnsi="Calibri" w:cs="Calibri"/>
          <w:b/>
          <w:bCs/>
        </w:rPr>
        <w:t xml:space="preserve">Opening statement: </w:t>
      </w:r>
      <w:r w:rsidRPr="00FC5DC7">
        <w:rPr>
          <w:rFonts w:ascii="Calibri" w:hAnsi="Calibri" w:cs="Calibri"/>
        </w:rPr>
        <w:t>“I have a bad toothache</w:t>
      </w:r>
      <w:r w:rsidRPr="00FC5DC7" w:rsidR="008F1D1D">
        <w:rPr>
          <w:rFonts w:ascii="Calibri" w:hAnsi="Calibri" w:cs="Calibri"/>
        </w:rPr>
        <w:t xml:space="preserve">, my face is swollen, I </w:t>
      </w:r>
      <w:r w:rsidR="00FC5DC7">
        <w:rPr>
          <w:rFonts w:ascii="Calibri" w:hAnsi="Calibri" w:cs="Calibri"/>
        </w:rPr>
        <w:t>can't</w:t>
      </w:r>
      <w:r w:rsidRPr="00FC5DC7" w:rsidR="008F1D1D">
        <w:rPr>
          <w:rFonts w:ascii="Calibri" w:hAnsi="Calibri" w:cs="Calibri"/>
        </w:rPr>
        <w:t xml:space="preserve"> swallow, I feel out of breath when I </w:t>
      </w:r>
      <w:r w:rsidR="00FC5DC7">
        <w:rPr>
          <w:rFonts w:ascii="Calibri" w:hAnsi="Calibri" w:cs="Calibri"/>
        </w:rPr>
        <w:t>lie</w:t>
      </w:r>
      <w:r w:rsidRPr="00FC5DC7" w:rsidR="008F1D1D">
        <w:rPr>
          <w:rFonts w:ascii="Calibri" w:hAnsi="Calibri" w:cs="Calibri"/>
        </w:rPr>
        <w:t xml:space="preserve"> down</w:t>
      </w:r>
      <w:r w:rsidR="00FC5DC7">
        <w:rPr>
          <w:rFonts w:ascii="Calibri" w:hAnsi="Calibri" w:cs="Calibri"/>
        </w:rPr>
        <w:t>.</w:t>
      </w:r>
      <w:r w:rsidRPr="00FC5DC7" w:rsidR="008F1D1D">
        <w:rPr>
          <w:rFonts w:ascii="Calibri" w:hAnsi="Calibri" w:cs="Calibri"/>
        </w:rPr>
        <w:t>”</w:t>
      </w:r>
    </w:p>
    <w:p w:rsidRPr="00FC5DC7" w:rsidR="00164E55" w:rsidRDefault="00271C99" w14:paraId="1DDBA76C" w14:textId="77777777">
      <w:pPr>
        <w:pStyle w:val="Heading3"/>
        <w:rPr>
          <w:rFonts w:ascii="Calibri" w:hAnsi="Calibri" w:cs="Calibri"/>
          <w:color w:val="auto"/>
          <w:sz w:val="24"/>
          <w:szCs w:val="24"/>
        </w:rPr>
      </w:pPr>
      <w:commentRangeStart w:id="0"/>
      <w:commentRangeStart w:id="1"/>
      <w:r w:rsidRPr="00FC5DC7">
        <w:rPr>
          <w:rFonts w:ascii="Calibri" w:hAnsi="Calibri" w:cs="Calibri"/>
          <w:color w:val="auto"/>
          <w:sz w:val="24"/>
          <w:szCs w:val="24"/>
        </w:rPr>
        <w:t>History of Present Illness</w:t>
      </w:r>
      <w:commentRangeEnd w:id="0"/>
      <w:r w:rsidRPr="00FC5DC7" w:rsidR="009E343A">
        <w:rPr>
          <w:rStyle w:val="CommentReference"/>
          <w:rFonts w:ascii="Calibri" w:hAnsi="Calibri" w:cs="Calibri"/>
          <w:color w:val="auto"/>
          <w:sz w:val="24"/>
          <w:szCs w:val="24"/>
        </w:rPr>
        <w:commentReference w:id="0"/>
      </w:r>
      <w:commentRangeEnd w:id="1"/>
      <w:r>
        <w:rPr>
          <w:rStyle w:val="CommentReference"/>
        </w:rPr>
        <w:commentReference w:id="1"/>
      </w:r>
    </w:p>
    <w:p w:rsidR="00FC5DC7" w:rsidRDefault="00323DD0" w14:paraId="4A9E12DF" w14:textId="77777777">
      <w:pPr>
        <w:rPr>
          <w:rFonts w:ascii="Calibri" w:hAnsi="Calibri" w:cs="Calibri"/>
        </w:rPr>
      </w:pPr>
      <w:r w:rsidRPr="00FC5DC7">
        <w:rPr>
          <w:rFonts w:ascii="Calibri" w:hAnsi="Calibri" w:cs="Calibri"/>
        </w:rPr>
        <w:t xml:space="preserve">You are a 52-year-old </w:t>
      </w:r>
      <w:r w:rsidRPr="00FC5DC7" w:rsidR="00DC7FEB">
        <w:rPr>
          <w:rFonts w:ascii="Calibri" w:hAnsi="Calibri" w:cs="Calibri"/>
        </w:rPr>
        <w:t>who</w:t>
      </w:r>
      <w:r w:rsidRPr="00FC5DC7">
        <w:rPr>
          <w:rFonts w:ascii="Calibri" w:hAnsi="Calibri" w:cs="Calibri"/>
        </w:rPr>
        <w:t xml:space="preserve"> presents to the emergency department with </w:t>
      </w:r>
      <w:r w:rsidRPr="00FC5DC7">
        <w:rPr>
          <w:rFonts w:ascii="Calibri" w:hAnsi="Calibri" w:cs="Calibri"/>
          <w:b/>
          <w:bCs/>
        </w:rPr>
        <w:t>4 days of worsening dental pain</w:t>
      </w:r>
      <w:r w:rsidRPr="00FC5DC7">
        <w:rPr>
          <w:rFonts w:ascii="Calibri" w:hAnsi="Calibri" w:cs="Calibri"/>
        </w:rPr>
        <w:t xml:space="preserve"> involving the left lower molar, now associated with </w:t>
      </w:r>
      <w:r w:rsidRPr="00FC5DC7">
        <w:rPr>
          <w:rFonts w:ascii="Calibri" w:hAnsi="Calibri" w:cs="Calibri"/>
          <w:b/>
          <w:bCs/>
        </w:rPr>
        <w:t xml:space="preserve">rapidly progressive swelling of the </w:t>
      </w:r>
      <w:r w:rsidRPr="00FC5DC7" w:rsidR="004E5F35">
        <w:rPr>
          <w:rFonts w:ascii="Calibri" w:hAnsi="Calibri" w:cs="Calibri"/>
          <w:b/>
          <w:bCs/>
        </w:rPr>
        <w:t>area under your jaw “</w:t>
      </w:r>
      <w:r w:rsidRPr="00FC5DC7">
        <w:rPr>
          <w:rFonts w:ascii="Calibri" w:hAnsi="Calibri" w:cs="Calibri"/>
          <w:b/>
          <w:bCs/>
        </w:rPr>
        <w:t>submandibular region</w:t>
      </w:r>
      <w:r w:rsidRPr="00FC5DC7" w:rsidR="004E5F35">
        <w:rPr>
          <w:rFonts w:ascii="Calibri" w:hAnsi="Calibri" w:cs="Calibri"/>
          <w:b/>
          <w:bCs/>
        </w:rPr>
        <w:t>”</w:t>
      </w:r>
      <w:r w:rsidRPr="00FC5DC7">
        <w:rPr>
          <w:rFonts w:ascii="Calibri" w:hAnsi="Calibri" w:cs="Calibri"/>
        </w:rPr>
        <w:t xml:space="preserve">, </w:t>
      </w:r>
      <w:r w:rsidRPr="00FC5DC7">
        <w:rPr>
          <w:rFonts w:ascii="Calibri" w:hAnsi="Calibri" w:cs="Calibri"/>
          <w:b/>
          <w:bCs/>
        </w:rPr>
        <w:t>difficulty swallowing</w:t>
      </w:r>
      <w:r w:rsidRPr="00FC5DC7">
        <w:rPr>
          <w:rFonts w:ascii="Calibri" w:hAnsi="Calibri" w:cs="Calibri"/>
        </w:rPr>
        <w:t xml:space="preserve">, and </w:t>
      </w:r>
      <w:r w:rsidRPr="00FC5DC7">
        <w:rPr>
          <w:rFonts w:ascii="Calibri" w:hAnsi="Calibri" w:cs="Calibri"/>
          <w:b/>
          <w:bCs/>
        </w:rPr>
        <w:t>shortness of breath</w:t>
      </w:r>
      <w:r w:rsidRPr="00FC5DC7">
        <w:rPr>
          <w:rFonts w:ascii="Calibri" w:hAnsi="Calibri" w:cs="Calibri"/>
        </w:rPr>
        <w:t xml:space="preserve"> for the past 12 hours. </w:t>
      </w:r>
    </w:p>
    <w:p w:rsidR="00164E55" w:rsidRDefault="00323DD0" w14:paraId="1DDBA76D" w14:textId="7961718A">
      <w:pPr>
        <w:rPr>
          <w:rFonts w:ascii="Calibri" w:hAnsi="Calibri" w:cs="Calibri"/>
        </w:rPr>
      </w:pPr>
      <w:r w:rsidRPr="6AB8F239">
        <w:rPr>
          <w:rFonts w:ascii="Calibri" w:hAnsi="Calibri" w:cs="Calibri"/>
        </w:rPr>
        <w:t xml:space="preserve">The pain began as a dull toothache </w:t>
      </w:r>
      <w:ins w:author="Wright,Ashleigh" w:date="2026-05-18T22:01:00Z" w16du:dateUtc="2026-05-18T22:01:51Z" w:id="2">
        <w:r w:rsidRPr="6AB8F239" w:rsidR="4DD3FDCD">
          <w:rPr>
            <w:rFonts w:ascii="Calibri" w:hAnsi="Calibri" w:cs="Calibri"/>
          </w:rPr>
          <w:t xml:space="preserve">(3/10) </w:t>
        </w:r>
      </w:ins>
      <w:r w:rsidRPr="6AB8F239">
        <w:rPr>
          <w:rFonts w:ascii="Calibri" w:hAnsi="Calibri" w:cs="Calibri"/>
        </w:rPr>
        <w:t>but progressed despite over</w:t>
      </w:r>
      <w:r w:rsidRPr="6AB8F239">
        <w:rPr>
          <w:rFonts w:ascii="Cambria Math" w:hAnsi="Cambria Math" w:cs="Cambria Math"/>
        </w:rPr>
        <w:t>￼</w:t>
      </w:r>
      <w:r w:rsidRPr="6AB8F239">
        <w:rPr>
          <w:rFonts w:ascii="Calibri" w:hAnsi="Calibri" w:cs="Calibri"/>
        </w:rPr>
        <w:t>the</w:t>
      </w:r>
      <w:r w:rsidRPr="6AB8F239">
        <w:rPr>
          <w:rFonts w:ascii="Cambria Math" w:hAnsi="Cambria Math" w:cs="Cambria Math"/>
        </w:rPr>
        <w:t>￼</w:t>
      </w:r>
      <w:r w:rsidRPr="6AB8F239">
        <w:rPr>
          <w:rFonts w:ascii="Calibri" w:hAnsi="Calibri" w:cs="Calibri"/>
        </w:rPr>
        <w:t>counter analgesics.</w:t>
      </w:r>
      <w:ins w:author="Wright,Ashleigh" w:date="2026-05-18T22:01:00Z" w16du:dateUtc="2026-05-18T22:01:44Z" w:id="3">
        <w:r w:rsidRPr="6AB8F239" w:rsidR="56289737">
          <w:rPr>
            <w:rFonts w:ascii="Calibri" w:hAnsi="Calibri" w:cs="Calibri"/>
          </w:rPr>
          <w:t xml:space="preserve"> You don’t remember exactly when the dull pain in your mouth started, but it started gradually then increased quickly  to the current 8/10 pain.</w:t>
        </w:r>
      </w:ins>
    </w:p>
    <w:p w:rsidRPr="00E459DC" w:rsidR="00172DEA" w:rsidRDefault="00E459DC" w14:paraId="58DEAFEE" w14:textId="4FD6F361">
      <w:p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t xml:space="preserve">On a scale of 0-10 (with 10 being worse) your pain is 8.  </w:t>
      </w:r>
    </w:p>
    <w:p w:rsidRPr="00FC5DC7" w:rsidR="004E5F35" w:rsidRDefault="004E5F35" w14:paraId="1A9AC25F" w14:textId="77777777">
      <w:pPr>
        <w:rPr>
          <w:rFonts w:ascii="Calibri" w:hAnsi="Calibri" w:cs="Calibri"/>
        </w:rPr>
      </w:pPr>
      <w:r w:rsidRPr="00FC5DC7">
        <w:rPr>
          <w:rFonts w:ascii="Calibri" w:hAnsi="Calibri" w:cs="Calibri"/>
        </w:rPr>
        <w:t xml:space="preserve">You are </w:t>
      </w:r>
      <w:r w:rsidRPr="00FC5DC7">
        <w:rPr>
          <w:rFonts w:ascii="Calibri" w:hAnsi="Calibri" w:cs="Calibri"/>
          <w:b/>
          <w:bCs/>
        </w:rPr>
        <w:t>drooling</w:t>
      </w:r>
      <w:r w:rsidRPr="00FC5DC7">
        <w:rPr>
          <w:rFonts w:ascii="Calibri" w:hAnsi="Calibri" w:cs="Calibri"/>
        </w:rPr>
        <w:t xml:space="preserve">, your voice is </w:t>
      </w:r>
      <w:r w:rsidRPr="00FC5DC7">
        <w:rPr>
          <w:rFonts w:ascii="Calibri" w:hAnsi="Calibri" w:cs="Calibri"/>
          <w:b/>
          <w:bCs/>
        </w:rPr>
        <w:t>muffled</w:t>
      </w:r>
      <w:r w:rsidRPr="00FC5DC7">
        <w:rPr>
          <w:rFonts w:ascii="Calibri" w:hAnsi="Calibri" w:cs="Calibri"/>
        </w:rPr>
        <w:t>, and you can’t lie flat due to a sensation of choking.</w:t>
      </w:r>
    </w:p>
    <w:p w:rsidRPr="00FC5DC7" w:rsidR="00164E55" w:rsidRDefault="004E5F35" w14:paraId="1DDBA76E" w14:textId="73A7E94F">
      <w:pPr>
        <w:rPr>
          <w:del w:author="Wright,Ashleigh" w:date="2026-05-18T22:02:00Z" w16du:dateUtc="2026-05-18T22:02:30Z" w:id="4"/>
          <w:rFonts w:ascii="Calibri" w:hAnsi="Calibri" w:cs="Calibri"/>
        </w:rPr>
      </w:pPr>
      <w:r w:rsidRPr="6AB8F239">
        <w:rPr>
          <w:rFonts w:ascii="Calibri" w:hAnsi="Calibri" w:cs="Calibri"/>
        </w:rPr>
        <w:t xml:space="preserve">You have had </w:t>
      </w:r>
      <w:r w:rsidRPr="6AB8F239">
        <w:rPr>
          <w:rFonts w:ascii="Calibri" w:hAnsi="Calibri" w:cs="Calibri"/>
          <w:b/>
          <w:bCs/>
        </w:rPr>
        <w:t>fevers and chills</w:t>
      </w:r>
      <w:r w:rsidRPr="6AB8F239">
        <w:rPr>
          <w:rFonts w:ascii="Calibri" w:hAnsi="Calibri" w:cs="Calibri"/>
        </w:rPr>
        <w:t xml:space="preserve">. </w:t>
      </w:r>
      <w:ins w:author="Wright,Ashleigh" w:date="2026-05-18T22:02:00Z" w16du:dateUtc="2026-05-18T22:02:18Z" w:id="5">
        <w:r w:rsidRPr="6AB8F239" w:rsidR="21C50791">
          <w:rPr>
            <w:rFonts w:ascii="Calibri" w:hAnsi="Calibri" w:cs="Calibri"/>
          </w:rPr>
          <w:t xml:space="preserve">You don’t have a thermometer at home, so you didn’t take your temperature, but you felt very hot. </w:t>
        </w:r>
      </w:ins>
      <w:r w:rsidRPr="6AB8F239">
        <w:rPr>
          <w:rFonts w:ascii="Calibri" w:hAnsi="Calibri" w:cs="Calibri"/>
        </w:rPr>
        <w:t>You don’t have chest pain</w:t>
      </w:r>
      <w:r w:rsidRPr="6AB8F239" w:rsidR="00E459DC">
        <w:rPr>
          <w:rFonts w:ascii="Calibri" w:hAnsi="Calibri" w:cs="Calibri"/>
        </w:rPr>
        <w:t>,</w:t>
      </w:r>
      <w:r w:rsidRPr="6AB8F239">
        <w:rPr>
          <w:rFonts w:ascii="Calibri" w:hAnsi="Calibri" w:cs="Calibri"/>
        </w:rPr>
        <w:t xml:space="preserve"> but feel your tongue </w:t>
      </w:r>
      <w:r w:rsidRPr="6AB8F239" w:rsidR="00C9095F">
        <w:rPr>
          <w:rFonts w:ascii="Calibri" w:hAnsi="Calibri" w:cs="Calibri"/>
        </w:rPr>
        <w:t>is</w:t>
      </w:r>
      <w:r w:rsidRPr="6AB8F239">
        <w:rPr>
          <w:rFonts w:ascii="Calibri" w:hAnsi="Calibri" w:cs="Calibri"/>
        </w:rPr>
        <w:t xml:space="preserve"> “pushed upward.”</w:t>
      </w:r>
      <w:ins w:author="Wright,Ashleigh" w:date="2026-05-18T22:02:00Z" w16du:dateUtc="2026-05-18T22:02:30Z" w:id="6">
        <w:r w:rsidRPr="6AB8F239" w:rsidR="670B8100">
          <w:rPr>
            <w:rFonts w:ascii="Calibri" w:hAnsi="Calibri" w:cs="Calibri"/>
          </w:rPr>
          <w:t xml:space="preserve"> As long as you are sitting up, you don’</w:t>
        </w:r>
      </w:ins>
      <w:ins w:author="Wright,Ashleigh" w:date="2026-05-18T22:02:00Z" w16du:dateUtc="2026-05-18T22:02:30Z" w:id="7">
        <w:r w:rsidRPr="6AB8F239" w:rsidR="631C8452">
          <w:rPr>
            <w:rFonts w:ascii="Calibri" w:hAnsi="Calibri" w:cs="Calibri"/>
          </w:rPr>
          <w:t>'t feel shortness of breath, but when you lie flat you do, because of the choking sensation.</w:t>
        </w:r>
      </w:ins>
    </w:p>
    <w:p w:rsidRPr="00FC5DC7" w:rsidR="00164E55" w:rsidRDefault="00C9095F" w14:paraId="1DDBA76F" w14:textId="219B6BC5">
      <w:pPr>
        <w:rPr>
          <w:del w:author="Wright,Ashleigh" w:date="2026-05-18T22:03:00Z" w16du:dateUtc="2026-05-18T22:03:13Z" w:id="8"/>
          <w:rFonts w:ascii="Calibri" w:hAnsi="Calibri" w:cs="Calibri"/>
        </w:rPr>
      </w:pPr>
      <w:r w:rsidRPr="541AE385">
        <w:rPr>
          <w:rFonts w:ascii="Calibri" w:hAnsi="Calibri" w:cs="Calibri"/>
        </w:rPr>
        <w:t xml:space="preserve">You have been trying to see a </w:t>
      </w:r>
      <w:r w:rsidRPr="541AE385" w:rsidR="00E459DC">
        <w:rPr>
          <w:rFonts w:ascii="Calibri" w:hAnsi="Calibri" w:cs="Calibri"/>
        </w:rPr>
        <w:t>dentist,</w:t>
      </w:r>
      <w:r w:rsidRPr="541AE385">
        <w:rPr>
          <w:rFonts w:ascii="Calibri" w:hAnsi="Calibri" w:cs="Calibri"/>
        </w:rPr>
        <w:t xml:space="preserve"> but you do not have insurance</w:t>
      </w:r>
      <w:r w:rsidRPr="541AE385" w:rsidR="00E459DC">
        <w:rPr>
          <w:rFonts w:ascii="Calibri" w:hAnsi="Calibri" w:cs="Calibri"/>
        </w:rPr>
        <w:t>,</w:t>
      </w:r>
      <w:r w:rsidRPr="541AE385">
        <w:rPr>
          <w:rFonts w:ascii="Calibri" w:hAnsi="Calibri" w:cs="Calibri"/>
        </w:rPr>
        <w:t xml:space="preserve"> and you cannot afford the tooth extraction. </w:t>
      </w:r>
      <w:ins w:author="Wright,Ashleigh" w:date="2026-05-18T22:03:00Z" w16du:dateUtc="2026-05-18T22:03:59Z" w:id="9">
        <w:r w:rsidRPr="541AE385" w:rsidR="5E227F13">
          <w:rPr>
            <w:rFonts w:ascii="Calibri" w:hAnsi="Calibri" w:cs="Calibri"/>
          </w:rPr>
          <w:t>You have known for a while that you need to have a tooth treated, occasionally it has been sensitive to cold and pressure from biting</w:t>
        </w:r>
      </w:ins>
      <w:ins w:author="Wright,Ashleigh" w:date="2026-05-18T22:04:00Z" w16du:dateUtc="2026-05-18T22:04:10Z" w:id="10">
        <w:r w:rsidRPr="541AE385" w:rsidR="5E227F13">
          <w:rPr>
            <w:rFonts w:ascii="Calibri" w:hAnsi="Calibri" w:cs="Calibri"/>
          </w:rPr>
          <w:t>, but you just tried to avoid those triggers.</w:t>
        </w:r>
      </w:ins>
    </w:p>
    <w:p w:rsidRPr="00FC5DC7" w:rsidR="00164E55" w:rsidRDefault="00164E55" w14:paraId="1DDBA770" w14:textId="77777777">
      <w:pPr>
        <w:pBdr>
          <w:top w:val="single" w:color="auto" w:sz="12" w:space="0"/>
        </w:pBdr>
        <w:spacing w:after="0"/>
        <w:rPr>
          <w:rFonts w:ascii="Calibri" w:hAnsi="Calibri" w:cs="Calibri"/>
        </w:rPr>
      </w:pPr>
    </w:p>
    <w:p w:rsidRPr="00FC5DC7" w:rsidR="00164E55" w:rsidRDefault="00271C99" w14:paraId="1DDBA771" w14:textId="77777777">
      <w:pPr>
        <w:pStyle w:val="Heading3"/>
        <w:rPr>
          <w:rFonts w:ascii="Calibri" w:hAnsi="Calibri" w:cs="Calibri"/>
          <w:color w:val="auto"/>
          <w:sz w:val="24"/>
          <w:szCs w:val="24"/>
        </w:rPr>
      </w:pPr>
      <w:r w:rsidRPr="00FC5DC7">
        <w:rPr>
          <w:rFonts w:ascii="Calibri" w:hAnsi="Calibri" w:cs="Calibri"/>
          <w:color w:val="auto"/>
          <w:sz w:val="24"/>
          <w:szCs w:val="24"/>
        </w:rPr>
        <w:t>Past Medical History</w:t>
      </w:r>
    </w:p>
    <w:p w:rsidRPr="00FC5DC7" w:rsidR="00164E55" w:rsidRDefault="009C0146" w14:paraId="1DDBA772" w14:textId="14A5463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FC5DC7">
        <w:rPr>
          <w:rFonts w:ascii="Calibri" w:hAnsi="Calibri" w:cs="Calibri"/>
        </w:rPr>
        <w:t>You are diabetic, you have Type 2 diabetes mellitus</w:t>
      </w:r>
    </w:p>
    <w:p w:rsidRPr="00FC5DC7" w:rsidR="00164E55" w:rsidRDefault="009C0146" w14:paraId="1DDBA773" w14:textId="0C0951A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FC5DC7">
        <w:rPr>
          <w:rFonts w:ascii="Calibri" w:hAnsi="Calibri" w:cs="Calibri"/>
        </w:rPr>
        <w:t>You have Hypertension</w:t>
      </w:r>
    </w:p>
    <w:p w:rsidR="004B0D0E" w:rsidP="004B0D0E" w:rsidRDefault="004B0D0E" w14:paraId="406D1192" w14:textId="77777777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FC5DC7">
        <w:rPr>
          <w:rFonts w:ascii="Calibri" w:hAnsi="Calibri" w:cs="Calibri"/>
        </w:rPr>
        <w:t>You do not have a history of using opioids or any issues with opioid use or abuse</w:t>
      </w:r>
    </w:p>
    <w:p w:rsidRPr="003908F6" w:rsidR="00366543" w:rsidP="00366543" w:rsidRDefault="00366543" w14:paraId="0A84B681" w14:textId="4DE665CF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541AE385">
        <w:rPr>
          <w:rFonts w:ascii="Calibri" w:hAnsi="Calibri" w:cs="Calibri"/>
          <w:sz w:val="22"/>
          <w:szCs w:val="22"/>
        </w:rPr>
        <w:lastRenderedPageBreak/>
        <w:t>You do not have any contraindications for using ibuprofen (Motrin or Advil)</w:t>
      </w:r>
    </w:p>
    <w:p w:rsidRPr="00FC5DC7" w:rsidR="00E459DC" w:rsidP="00366543" w:rsidRDefault="00E459DC" w14:paraId="674773F4" w14:textId="77777777">
      <w:pPr>
        <w:pStyle w:val="ListParagraph"/>
        <w:rPr>
          <w:rFonts w:ascii="Calibri" w:hAnsi="Calibri" w:cs="Calibri"/>
        </w:rPr>
      </w:pPr>
    </w:p>
    <w:p w:rsidRPr="00FC5DC7" w:rsidR="004B0D0E" w:rsidP="004B0D0E" w:rsidRDefault="004B0D0E" w14:paraId="42CFFEC1" w14:textId="77777777">
      <w:pPr>
        <w:pStyle w:val="ListParagraph"/>
        <w:rPr>
          <w:rFonts w:ascii="Calibri" w:hAnsi="Calibri" w:cs="Calibri"/>
        </w:rPr>
      </w:pPr>
    </w:p>
    <w:p w:rsidRPr="00FC5DC7" w:rsidR="00164E55" w:rsidRDefault="00271C99" w14:paraId="1DDBA774" w14:textId="05528432">
      <w:pPr>
        <w:pStyle w:val="Heading3"/>
        <w:rPr>
          <w:rFonts w:ascii="Calibri" w:hAnsi="Calibri" w:cs="Calibri"/>
          <w:color w:val="auto"/>
          <w:sz w:val="24"/>
          <w:szCs w:val="24"/>
        </w:rPr>
      </w:pPr>
      <w:r w:rsidRPr="468084E7" w:rsidR="00271C99">
        <w:rPr>
          <w:rFonts w:ascii="Calibri" w:hAnsi="Calibri" w:cs="Calibri"/>
          <w:color w:val="auto"/>
          <w:sz w:val="24"/>
          <w:szCs w:val="24"/>
        </w:rPr>
        <w:t>Medications</w:t>
      </w:r>
      <w:ins w:author="Gomes de Siqueira,Alexandre" w:date="2026-07-07T13:31:15.103Z" w16du:dateUtc="2026-07-07T13:31:15.103Z" w:id="1654354438">
        <w:r w:rsidRPr="468084E7" w:rsidR="73B61853">
          <w:rPr>
            <w:rFonts w:ascii="Calibri" w:hAnsi="Calibri" w:cs="Calibri"/>
            <w:color w:val="auto"/>
            <w:sz w:val="24"/>
            <w:szCs w:val="24"/>
          </w:rPr>
          <w:t xml:space="preserve"> the </w:t>
        </w:r>
      </w:ins>
    </w:p>
    <w:p w:rsidRPr="00FC5DC7" w:rsidR="00164E55" w:rsidRDefault="00271C99" w14:paraId="1DDBA775" w14:textId="77777777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FC5DC7">
        <w:rPr>
          <w:rFonts w:ascii="Calibri" w:hAnsi="Calibri" w:cs="Calibri"/>
        </w:rPr>
        <w:t>Metformin</w:t>
      </w:r>
    </w:p>
    <w:p w:rsidRPr="00FC5DC7" w:rsidR="00164E55" w:rsidRDefault="00271C99" w14:paraId="1DDBA776" w14:textId="77777777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FC5DC7">
        <w:rPr>
          <w:rFonts w:ascii="Calibri" w:hAnsi="Calibri" w:cs="Calibri"/>
        </w:rPr>
        <w:t>Lisinopril</w:t>
      </w:r>
    </w:p>
    <w:p w:rsidRPr="00FC5DC7" w:rsidR="00164E55" w:rsidRDefault="00271C99" w14:paraId="1DDBA777" w14:textId="77777777">
      <w:pPr>
        <w:pStyle w:val="Heading3"/>
        <w:rPr>
          <w:rFonts w:ascii="Calibri" w:hAnsi="Calibri" w:cs="Calibri"/>
          <w:color w:val="auto"/>
          <w:sz w:val="24"/>
          <w:szCs w:val="24"/>
        </w:rPr>
      </w:pPr>
      <w:r w:rsidRPr="00FC5DC7">
        <w:rPr>
          <w:rFonts w:ascii="Calibri" w:hAnsi="Calibri" w:cs="Calibri"/>
          <w:color w:val="auto"/>
          <w:sz w:val="24"/>
          <w:szCs w:val="24"/>
        </w:rPr>
        <w:t>Allergies</w:t>
      </w:r>
    </w:p>
    <w:p w:rsidRPr="00FC5DC7" w:rsidR="00164E55" w:rsidRDefault="00271C99" w14:paraId="1DDBA778" w14:textId="77777777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FC5DC7">
        <w:rPr>
          <w:rFonts w:ascii="Calibri" w:hAnsi="Calibri" w:cs="Calibri"/>
        </w:rPr>
        <w:t>No known drug allergies</w:t>
      </w:r>
    </w:p>
    <w:p w:rsidRPr="00FC5DC7" w:rsidR="00164E55" w:rsidRDefault="00271C99" w14:paraId="1DDBA779" w14:textId="77777777">
      <w:pPr>
        <w:pStyle w:val="Heading3"/>
        <w:rPr>
          <w:rFonts w:ascii="Calibri" w:hAnsi="Calibri" w:cs="Calibri"/>
          <w:color w:val="auto"/>
          <w:sz w:val="24"/>
          <w:szCs w:val="24"/>
        </w:rPr>
      </w:pPr>
      <w:r w:rsidRPr="00FC5DC7">
        <w:rPr>
          <w:rFonts w:ascii="Calibri" w:hAnsi="Calibri" w:cs="Calibri"/>
          <w:color w:val="auto"/>
          <w:sz w:val="24"/>
          <w:szCs w:val="24"/>
        </w:rPr>
        <w:t>Social History</w:t>
      </w:r>
    </w:p>
    <w:p w:rsidRPr="00FC5DC7" w:rsidR="00164E55" w:rsidRDefault="00271C99" w14:paraId="1DDBA77A" w14:textId="77777777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FC5DC7">
        <w:rPr>
          <w:rFonts w:ascii="Calibri" w:hAnsi="Calibri" w:cs="Calibri"/>
        </w:rPr>
        <w:t>Smokes 1 pack per day</w:t>
      </w:r>
    </w:p>
    <w:p w:rsidRPr="00FC5DC7" w:rsidR="00164E55" w:rsidRDefault="00271C99" w14:paraId="1DDBA77B" w14:textId="77777777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FC5DC7">
        <w:rPr>
          <w:rFonts w:ascii="Calibri" w:hAnsi="Calibri" w:cs="Calibri"/>
        </w:rPr>
        <w:t>No alcohol or illicit drug use</w:t>
      </w:r>
    </w:p>
    <w:p w:rsidRPr="00FC5DC7" w:rsidR="00164E55" w:rsidRDefault="00164E55" w14:paraId="1DDBA77C" w14:textId="77777777">
      <w:pPr>
        <w:pBdr>
          <w:top w:val="single" w:color="auto" w:sz="12" w:space="0"/>
        </w:pBdr>
        <w:spacing w:after="0"/>
        <w:rPr>
          <w:rFonts w:ascii="Calibri" w:hAnsi="Calibri" w:cs="Calibri"/>
        </w:rPr>
      </w:pPr>
    </w:p>
    <w:p w:rsidRPr="00FC5DC7" w:rsidR="00461291" w:rsidP="00461291" w:rsidRDefault="00461291" w14:paraId="4EA77B44" w14:textId="77777777">
      <w:pPr>
        <w:pStyle w:val="ListParagraph"/>
        <w:numPr>
          <w:ilvl w:val="0"/>
          <w:numId w:val="27"/>
        </w:numPr>
        <w:pBdr>
          <w:top w:val="single" w:color="auto" w:sz="12" w:space="0"/>
        </w:pBdr>
        <w:spacing w:after="0"/>
        <w:rPr>
          <w:rFonts w:ascii="Calibri" w:hAnsi="Calibri" w:cs="Calibri"/>
          <w:b/>
          <w:bCs/>
        </w:rPr>
      </w:pPr>
      <w:r w:rsidRPr="00FC5DC7">
        <w:rPr>
          <w:rFonts w:ascii="Calibri" w:hAnsi="Calibri" w:cs="Calibri"/>
          <w:b/>
          <w:bCs/>
        </w:rPr>
        <w:t xml:space="preserve">Presentation/emotional tone: </w:t>
      </w:r>
    </w:p>
    <w:p w:rsidRPr="00FC5DC7" w:rsidR="00276044" w:rsidP="00905EDA" w:rsidRDefault="00461291" w14:paraId="001AEE24" w14:textId="1DCE2CF0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FC5DC7">
        <w:rPr>
          <w:rFonts w:ascii="Calibri" w:hAnsi="Calibri" w:cs="Calibri"/>
        </w:rPr>
        <w:t>You will be sitting in a chair, in your normal clothes.</w:t>
      </w:r>
      <w:r w:rsidRPr="00FC5DC7" w:rsidR="000231EB">
        <w:rPr>
          <w:rFonts w:ascii="Calibri" w:hAnsi="Calibri" w:cs="Calibri"/>
        </w:rPr>
        <w:t xml:space="preserve"> You look</w:t>
      </w:r>
      <w:r w:rsidRPr="00FC5DC7">
        <w:rPr>
          <w:rFonts w:ascii="Calibri" w:hAnsi="Calibri" w:cs="Calibri"/>
        </w:rPr>
        <w:t xml:space="preserve"> ill, anxious, sitting upright, </w:t>
      </w:r>
      <w:r w:rsidR="00366543">
        <w:rPr>
          <w:rFonts w:ascii="Calibri" w:hAnsi="Calibri" w:cs="Calibri"/>
        </w:rPr>
        <w:t>and you can't lie down flat on your back because you feel like you are choking</w:t>
      </w:r>
      <w:r w:rsidRPr="00FC5DC7" w:rsidR="00276044">
        <w:rPr>
          <w:rFonts w:ascii="Calibri" w:hAnsi="Calibri" w:cs="Calibri"/>
        </w:rPr>
        <w:t xml:space="preserve">. Your voice is </w:t>
      </w:r>
      <w:r w:rsidR="00366543">
        <w:rPr>
          <w:rFonts w:ascii="Calibri" w:hAnsi="Calibri" w:cs="Calibri"/>
        </w:rPr>
        <w:t xml:space="preserve">a </w:t>
      </w:r>
      <w:r w:rsidRPr="00FC5DC7" w:rsidR="00276044">
        <w:rPr>
          <w:rFonts w:ascii="Calibri" w:hAnsi="Calibri" w:cs="Calibri"/>
        </w:rPr>
        <w:t>muffled (“hot potato”) voice, you are drooling</w:t>
      </w:r>
      <w:r w:rsidR="00366543">
        <w:rPr>
          <w:rFonts w:ascii="Calibri" w:hAnsi="Calibri" w:cs="Calibri"/>
        </w:rPr>
        <w:t xml:space="preserve">, </w:t>
      </w:r>
      <w:r w:rsidRPr="00FC5DC7" w:rsidR="00905EDA">
        <w:rPr>
          <w:rFonts w:ascii="Calibri" w:hAnsi="Calibri" w:cs="Calibri"/>
        </w:rPr>
        <w:t xml:space="preserve"> you use short sentences to respond</w:t>
      </w:r>
      <w:r w:rsidRPr="00FC5DC7" w:rsidR="00497BB5">
        <w:rPr>
          <w:rFonts w:ascii="Calibri" w:hAnsi="Calibri" w:cs="Calibri"/>
        </w:rPr>
        <w:t xml:space="preserve">, </w:t>
      </w:r>
      <w:r w:rsidR="00366543">
        <w:rPr>
          <w:rFonts w:ascii="Calibri" w:hAnsi="Calibri" w:cs="Calibri"/>
        </w:rPr>
        <w:t xml:space="preserve">and </w:t>
      </w:r>
      <w:r w:rsidRPr="00FC5DC7" w:rsidR="00497BB5">
        <w:rPr>
          <w:rFonts w:ascii="Calibri" w:hAnsi="Calibri" w:cs="Calibri"/>
        </w:rPr>
        <w:t>your tong</w:t>
      </w:r>
      <w:r w:rsidRPr="00FC5DC7" w:rsidR="001B460F">
        <w:rPr>
          <w:rFonts w:ascii="Calibri" w:hAnsi="Calibri" w:cs="Calibri"/>
        </w:rPr>
        <w:t>ue feels pushed up</w:t>
      </w:r>
    </w:p>
    <w:p w:rsidRPr="00FC5DC7" w:rsidR="000C126B" w:rsidP="00905EDA" w:rsidRDefault="000C126B" w14:paraId="037BCFC7" w14:textId="2675390B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FC5DC7">
        <w:rPr>
          <w:rFonts w:ascii="Calibri" w:hAnsi="Calibri" w:cs="Calibri"/>
        </w:rPr>
        <w:t>You can ask the provider</w:t>
      </w:r>
      <w:r w:rsidR="00366543">
        <w:rPr>
          <w:rFonts w:ascii="Calibri" w:hAnsi="Calibri" w:cs="Calibri"/>
        </w:rPr>
        <w:t>, “Can</w:t>
      </w:r>
      <w:r w:rsidRPr="00FC5DC7">
        <w:rPr>
          <w:rFonts w:ascii="Calibri" w:hAnsi="Calibri" w:cs="Calibri"/>
        </w:rPr>
        <w:t xml:space="preserve"> you prescribe me some antibiotics and let me go home?”</w:t>
      </w:r>
    </w:p>
    <w:p w:rsidRPr="00FC5DC7" w:rsidR="00164E55" w:rsidRDefault="00164E55" w14:paraId="1DDBA787" w14:textId="77777777">
      <w:pPr>
        <w:pBdr>
          <w:top w:val="single" w:color="auto" w:sz="12" w:space="0"/>
        </w:pBdr>
        <w:spacing w:after="0"/>
        <w:rPr>
          <w:rFonts w:ascii="Calibri" w:hAnsi="Calibri" w:cs="Calibri"/>
        </w:rPr>
      </w:pPr>
    </w:p>
    <w:p w:rsidRPr="00FC5DC7" w:rsidR="00164E55" w:rsidRDefault="00271C99" w14:paraId="1DDBA788" w14:textId="77777777">
      <w:pPr>
        <w:pStyle w:val="Heading3"/>
        <w:rPr>
          <w:rFonts w:ascii="Calibri" w:hAnsi="Calibri" w:cs="Calibri"/>
          <w:color w:val="auto"/>
          <w:sz w:val="24"/>
          <w:szCs w:val="24"/>
        </w:rPr>
      </w:pPr>
      <w:r w:rsidRPr="00FC5DC7">
        <w:rPr>
          <w:rFonts w:ascii="Calibri" w:hAnsi="Calibri" w:cs="Calibri"/>
          <w:color w:val="auto"/>
          <w:sz w:val="24"/>
          <w:szCs w:val="24"/>
        </w:rPr>
        <w:t>Physical Examination</w:t>
      </w:r>
    </w:p>
    <w:p w:rsidRPr="00FC5DC7" w:rsidR="00851F00" w:rsidP="00851F00" w:rsidRDefault="00851F00" w14:paraId="63F3B0EE" w14:textId="706CC9DD">
      <w:pPr>
        <w:rPr>
          <w:rFonts w:ascii="Calibri" w:hAnsi="Calibri" w:cs="Calibri"/>
        </w:rPr>
      </w:pPr>
      <w:r w:rsidRPr="00FC5DC7">
        <w:rPr>
          <w:rFonts w:ascii="Calibri" w:hAnsi="Calibri" w:cs="Calibri"/>
          <w:noProof/>
        </w:rPr>
        <w:drawing>
          <wp:inline distT="0" distB="0" distL="0" distR="0" wp14:anchorId="7663BF7B" wp14:editId="5122B528">
            <wp:extent cx="3057525" cy="1633336"/>
            <wp:effectExtent l="0" t="0" r="0" b="5080"/>
            <wp:docPr id="130032946" name="Picture 1" descr="Double Tongue” Appearance in Ludwig'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uble Tongue” Appearance in Ludwig's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180" cy="1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5DC7" w:rsidR="004F11FE">
        <w:rPr>
          <w:rFonts w:ascii="Calibri" w:hAnsi="Calibri" w:cs="Calibri"/>
          <w:noProof/>
        </w:rPr>
        <w:drawing>
          <wp:inline distT="0" distB="0" distL="0" distR="0" wp14:anchorId="60241DED" wp14:editId="51BA3AC0">
            <wp:extent cx="2619375" cy="1743075"/>
            <wp:effectExtent l="0" t="0" r="9525" b="9525"/>
            <wp:docPr id="287886583" name="Picture 2" descr="Ludwig's Angina: Symptoms, Caus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udwig's Angina: Symptoms, Causes ..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C5DC7" w:rsidR="00164E55" w:rsidRDefault="00271C99" w14:paraId="1DDBA789" w14:textId="77777777">
      <w:pPr>
        <w:rPr>
          <w:rFonts w:ascii="Calibri" w:hAnsi="Calibri" w:cs="Calibri"/>
        </w:rPr>
      </w:pPr>
      <w:r w:rsidRPr="00FC5DC7">
        <w:rPr>
          <w:rFonts w:ascii="Calibri" w:hAnsi="Calibri" w:cs="Calibri"/>
          <w:b/>
          <w:bCs/>
        </w:rPr>
        <w:t>General:</w:t>
      </w:r>
    </w:p>
    <w:p w:rsidRPr="00FC5DC7" w:rsidR="00164E55" w:rsidRDefault="00164E55" w14:paraId="1DDBA7A9" w14:textId="77777777">
      <w:pPr>
        <w:pBdr>
          <w:top w:val="single" w:color="auto" w:sz="12" w:space="0"/>
        </w:pBdr>
        <w:spacing w:after="0"/>
        <w:rPr>
          <w:rFonts w:ascii="Calibri" w:hAnsi="Calibri" w:cs="Calibri"/>
        </w:rPr>
      </w:pPr>
    </w:p>
    <w:p w:rsidRPr="00FC5DC7" w:rsidR="00164E55" w:rsidRDefault="00271C99" w14:paraId="1DDBA7AA" w14:textId="77777777">
      <w:pPr>
        <w:pStyle w:val="Heading3"/>
        <w:rPr>
          <w:rFonts w:ascii="Calibri" w:hAnsi="Calibri" w:cs="Calibri"/>
          <w:color w:val="auto"/>
          <w:sz w:val="24"/>
          <w:szCs w:val="24"/>
        </w:rPr>
      </w:pPr>
      <w:r w:rsidRPr="00FC5DC7">
        <w:rPr>
          <w:rFonts w:ascii="Calibri" w:hAnsi="Calibri" w:cs="Calibri"/>
          <w:color w:val="auto"/>
          <w:sz w:val="24"/>
          <w:szCs w:val="24"/>
        </w:rPr>
        <w:t>Emergency Department Management</w:t>
      </w:r>
    </w:p>
    <w:p w:rsidRPr="00FC5DC7" w:rsidR="009572EB" w:rsidP="009572EB" w:rsidRDefault="009572EB" w14:paraId="39397C89" w14:textId="50F0AE2A">
      <w:pPr>
        <w:rPr>
          <w:rFonts w:ascii="Calibri" w:hAnsi="Calibri" w:cs="Calibri"/>
        </w:rPr>
      </w:pPr>
      <w:r w:rsidRPr="00FC5DC7">
        <w:rPr>
          <w:rFonts w:ascii="Calibri" w:hAnsi="Calibri" w:cs="Calibri"/>
        </w:rPr>
        <w:t xml:space="preserve">This is a </w:t>
      </w:r>
      <w:r w:rsidR="00366543">
        <w:rPr>
          <w:rFonts w:ascii="Calibri" w:hAnsi="Calibri" w:cs="Calibri"/>
        </w:rPr>
        <w:t>life-threatening</w:t>
      </w:r>
      <w:r w:rsidRPr="00FC5DC7">
        <w:rPr>
          <w:rFonts w:ascii="Calibri" w:hAnsi="Calibri" w:cs="Calibri"/>
        </w:rPr>
        <w:t xml:space="preserve"> emergency. The ED pro</w:t>
      </w:r>
      <w:r w:rsidRPr="00FC5DC7" w:rsidR="0051554A">
        <w:rPr>
          <w:rFonts w:ascii="Calibri" w:hAnsi="Calibri" w:cs="Calibri"/>
        </w:rPr>
        <w:t xml:space="preserve">vider should </w:t>
      </w:r>
      <w:r w:rsidR="00366543">
        <w:rPr>
          <w:rFonts w:ascii="Calibri" w:hAnsi="Calibri" w:cs="Calibri"/>
        </w:rPr>
        <w:t>ensure you can</w:t>
      </w:r>
      <w:r w:rsidRPr="00FC5DC7" w:rsidR="0051554A">
        <w:rPr>
          <w:rFonts w:ascii="Calibri" w:hAnsi="Calibri" w:cs="Calibri"/>
        </w:rPr>
        <w:t xml:space="preserve"> continue breathing</w:t>
      </w:r>
      <w:r w:rsidRPr="00FC5DC7" w:rsidR="00DA1F2D">
        <w:rPr>
          <w:rFonts w:ascii="Calibri" w:hAnsi="Calibri" w:cs="Calibri"/>
        </w:rPr>
        <w:t xml:space="preserve">. You will be admitted to the hospital for surgical management </w:t>
      </w:r>
      <w:r w:rsidRPr="00FC5DC7" w:rsidR="00042260">
        <w:rPr>
          <w:rFonts w:ascii="Calibri" w:hAnsi="Calibri" w:cs="Calibri"/>
        </w:rPr>
        <w:t xml:space="preserve">and will be started </w:t>
      </w:r>
      <w:r w:rsidRPr="00FC5DC7" w:rsidR="00042260">
        <w:rPr>
          <w:rFonts w:ascii="Calibri" w:hAnsi="Calibri" w:cs="Calibri"/>
        </w:rPr>
        <w:lastRenderedPageBreak/>
        <w:t>on IV fluids</w:t>
      </w:r>
      <w:r w:rsidRPr="00FC5DC7" w:rsidR="005D5046">
        <w:rPr>
          <w:rFonts w:ascii="Calibri" w:hAnsi="Calibri" w:cs="Calibri"/>
        </w:rPr>
        <w:t>, pain medication</w:t>
      </w:r>
      <w:r w:rsidR="00366543">
        <w:rPr>
          <w:rFonts w:ascii="Calibri" w:hAnsi="Calibri" w:cs="Calibri"/>
        </w:rPr>
        <w:t>,</w:t>
      </w:r>
      <w:r w:rsidRPr="00FC5DC7" w:rsidR="00042260">
        <w:rPr>
          <w:rFonts w:ascii="Calibri" w:hAnsi="Calibri" w:cs="Calibri"/>
        </w:rPr>
        <w:t xml:space="preserve"> and antibiotics.</w:t>
      </w:r>
      <w:r w:rsidRPr="00FC5DC7" w:rsidR="00EF137E">
        <w:rPr>
          <w:rFonts w:ascii="Calibri" w:hAnsi="Calibri" w:cs="Calibri"/>
        </w:rPr>
        <w:t xml:space="preserve"> You will be kept on oxygen.</w:t>
      </w:r>
      <w:r w:rsidRPr="00FC5DC7" w:rsidR="00042260">
        <w:rPr>
          <w:rFonts w:ascii="Calibri" w:hAnsi="Calibri" w:cs="Calibri"/>
        </w:rPr>
        <w:t xml:space="preserve"> They will </w:t>
      </w:r>
      <w:r w:rsidR="00366543">
        <w:rPr>
          <w:rFonts w:ascii="Calibri" w:hAnsi="Calibri" w:cs="Calibri"/>
        </w:rPr>
        <w:t>perform some lab work and arrange</w:t>
      </w:r>
      <w:r w:rsidRPr="00FC5DC7" w:rsidR="00042260">
        <w:rPr>
          <w:rFonts w:ascii="Calibri" w:hAnsi="Calibri" w:cs="Calibri"/>
        </w:rPr>
        <w:t xml:space="preserve"> a CT scan</w:t>
      </w:r>
      <w:r w:rsidRPr="00FC5DC7" w:rsidR="005D5046">
        <w:rPr>
          <w:rFonts w:ascii="Calibri" w:hAnsi="Calibri" w:cs="Calibri"/>
        </w:rPr>
        <w:t xml:space="preserve">. They will consult with </w:t>
      </w:r>
      <w:r w:rsidR="00366543">
        <w:rPr>
          <w:rFonts w:ascii="Calibri" w:hAnsi="Calibri" w:cs="Calibri"/>
        </w:rPr>
        <w:t xml:space="preserve">an </w:t>
      </w:r>
      <w:r w:rsidRPr="00FC5DC7" w:rsidR="00D54874">
        <w:rPr>
          <w:rFonts w:ascii="Calibri" w:hAnsi="Calibri" w:cs="Calibri"/>
        </w:rPr>
        <w:t>oral and maxillofacial surgeon.</w:t>
      </w:r>
      <w:r w:rsidRPr="00FC5DC7" w:rsidR="00042260">
        <w:rPr>
          <w:rFonts w:ascii="Calibri" w:hAnsi="Calibri" w:cs="Calibri"/>
        </w:rPr>
        <w:t xml:space="preserve">  </w:t>
      </w:r>
    </w:p>
    <w:p w:rsidRPr="00FC5DC7" w:rsidR="00EF137E" w:rsidP="009572EB" w:rsidRDefault="00EF137E" w14:paraId="7648A801" w14:textId="569E6F03">
      <w:pPr>
        <w:rPr>
          <w:rFonts w:ascii="Calibri" w:hAnsi="Calibri" w:cs="Calibri"/>
        </w:rPr>
      </w:pPr>
      <w:r w:rsidRPr="00FC5DC7">
        <w:rPr>
          <w:rFonts w:ascii="Calibri" w:hAnsi="Calibri" w:cs="Calibri"/>
        </w:rPr>
        <w:t>Ask the provider</w:t>
      </w:r>
      <w:r w:rsidR="00366543">
        <w:rPr>
          <w:rFonts w:ascii="Calibri" w:hAnsi="Calibri" w:cs="Calibri"/>
        </w:rPr>
        <w:t>, “Will</w:t>
      </w:r>
      <w:r w:rsidRPr="00FC5DC7">
        <w:rPr>
          <w:rFonts w:ascii="Calibri" w:hAnsi="Calibri" w:cs="Calibri"/>
        </w:rPr>
        <w:t xml:space="preserve"> they pull out the bad tooth?”</w:t>
      </w:r>
    </w:p>
    <w:p w:rsidRPr="00FC5DC7" w:rsidR="00042260" w:rsidP="00042260" w:rsidRDefault="00042260" w14:paraId="2A282492" w14:textId="77777777">
      <w:pPr>
        <w:rPr>
          <w:rFonts w:ascii="Calibri" w:hAnsi="Calibri" w:cs="Calibri"/>
          <w:b/>
          <w:bCs/>
        </w:rPr>
      </w:pPr>
      <w:r w:rsidRPr="00FC5DC7">
        <w:rPr>
          <w:rFonts w:ascii="Calibri" w:hAnsi="Calibri" w:cs="Calibri"/>
          <w:b/>
          <w:bCs/>
        </w:rPr>
        <w:t xml:space="preserve">Checklist: </w:t>
      </w:r>
    </w:p>
    <w:p w:rsidRPr="000E204A" w:rsidR="00C947FE" w:rsidP="00C947FE" w:rsidRDefault="00C947FE" w14:paraId="1F2BCC99" w14:textId="77777777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 w:rsidRPr="000E204A">
        <w:rPr>
          <w:rFonts w:ascii="Calibri" w:hAnsi="Calibri" w:cs="Calibri"/>
        </w:rPr>
        <w:t xml:space="preserve">What was your experience like during this encounter with the provider using the clinical decision support tool for dental pain? Good/neutral/bad </w:t>
      </w:r>
    </w:p>
    <w:p w:rsidRPr="000E204A" w:rsidR="00C947FE" w:rsidP="00C947FE" w:rsidRDefault="00C947FE" w14:paraId="6E54CD77" w14:textId="77777777">
      <w:pPr>
        <w:pStyle w:val="ListParagraph"/>
        <w:numPr>
          <w:ilvl w:val="1"/>
          <w:numId w:val="32"/>
        </w:numPr>
        <w:rPr>
          <w:rFonts w:ascii="Calibri" w:hAnsi="Calibri" w:cs="Calibri"/>
        </w:rPr>
      </w:pPr>
      <w:r w:rsidRPr="000E204A">
        <w:rPr>
          <w:rFonts w:ascii="Calibri" w:hAnsi="Calibri" w:cs="Calibri"/>
        </w:rPr>
        <w:t>Please explain (open-ended)</w:t>
      </w:r>
    </w:p>
    <w:p w:rsidRPr="000E204A" w:rsidR="00C947FE" w:rsidP="00C947FE" w:rsidRDefault="00C947FE" w14:paraId="465B3DCC" w14:textId="77777777">
      <w:pPr>
        <w:pStyle w:val="ListParagraph"/>
        <w:numPr>
          <w:ilvl w:val="1"/>
          <w:numId w:val="32"/>
        </w:numPr>
        <w:rPr>
          <w:rFonts w:ascii="Calibri" w:hAnsi="Calibri" w:cs="Calibri"/>
        </w:rPr>
      </w:pPr>
      <w:r w:rsidRPr="000E204A">
        <w:rPr>
          <w:rFonts w:ascii="Calibri" w:hAnsi="Calibri" w:cs="Calibri"/>
        </w:rPr>
        <w:t>Did you feel worried that the provider was using a CDST? Why or why not? (open ended)</w:t>
      </w:r>
    </w:p>
    <w:p w:rsidRPr="00E32FD2" w:rsidR="00E32FD2" w:rsidP="00E32FD2" w:rsidRDefault="00E32FD2" w14:paraId="732DF5FF" w14:textId="4852A85B">
      <w:pPr>
        <w:rPr>
          <w:rFonts w:ascii="Calibri" w:hAnsi="Calibri" w:cs="Calibri"/>
        </w:rPr>
      </w:pPr>
      <w:r w:rsidRPr="00E32FD2">
        <w:rPr>
          <w:rFonts w:ascii="Calibri" w:hAnsi="Calibri" w:cs="Calibri"/>
        </w:rPr>
        <w:t>Answer Yes/No for the following questions</w:t>
      </w:r>
    </w:p>
    <w:p w:rsidRPr="00FC5DC7" w:rsidR="00042260" w:rsidP="00042260" w:rsidRDefault="00042260" w14:paraId="066B3CEE" w14:textId="4FAE3BCD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 w:rsidRPr="00FC5DC7">
        <w:rPr>
          <w:rFonts w:ascii="Calibri" w:hAnsi="Calibri" w:cs="Calibri"/>
        </w:rPr>
        <w:t>Did the provider ask if you have a fever</w:t>
      </w:r>
      <w:r w:rsidR="00E32FD2">
        <w:rPr>
          <w:rFonts w:ascii="Calibri" w:hAnsi="Calibri" w:cs="Calibri"/>
        </w:rPr>
        <w:t>?</w:t>
      </w:r>
    </w:p>
    <w:p w:rsidRPr="00FC5DC7" w:rsidR="00042260" w:rsidP="00042260" w:rsidRDefault="00042260" w14:paraId="5B0D2417" w14:textId="26DA7869">
      <w:pPr>
        <w:pStyle w:val="ListParagraph"/>
        <w:numPr>
          <w:ilvl w:val="0"/>
          <w:numId w:val="32"/>
        </w:numPr>
        <w:rPr>
          <w:del w:author="Wright,Ashleigh" w:date="2026-05-18T22:15:00Z" w16du:dateUtc="2026-05-18T22:15:33Z" w:id="11"/>
          <w:rFonts w:ascii="Calibri" w:hAnsi="Calibri" w:cs="Calibri"/>
        </w:rPr>
      </w:pPr>
      <w:del w:author="Wright,Ashleigh" w:date="2026-05-18T22:15:00Z" w16du:dateUtc="2026-05-18T22:15:33Z" w:id="12">
        <w:r w:rsidRPr="26AD1DD3" w:rsidDel="00042260">
          <w:rPr>
            <w:rFonts w:ascii="Calibri" w:hAnsi="Calibri" w:cs="Calibri"/>
          </w:rPr>
          <w:delText>Did the provider ask if you have any medication allergies</w:delText>
        </w:r>
        <w:r w:rsidRPr="26AD1DD3" w:rsidDel="00E32FD2">
          <w:rPr>
            <w:rFonts w:ascii="Calibri" w:hAnsi="Calibri" w:cs="Calibri"/>
          </w:rPr>
          <w:delText>?</w:delText>
        </w:r>
      </w:del>
    </w:p>
    <w:p w:rsidRPr="00FC5DC7" w:rsidR="00042260" w:rsidP="00042260" w:rsidRDefault="00042260" w14:paraId="222E77F3" w14:textId="040A0E4C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 w:rsidRPr="26AD1DD3">
        <w:rPr>
          <w:rFonts w:ascii="Calibri" w:hAnsi="Calibri" w:cs="Calibri"/>
        </w:rPr>
        <w:t>Did the provider ask if you are allergic to penicillin?</w:t>
      </w:r>
    </w:p>
    <w:p w:rsidRPr="00FC5DC7" w:rsidR="00042260" w:rsidP="00042260" w:rsidRDefault="00042260" w14:paraId="6BBC66D6" w14:textId="77777777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 w:rsidRPr="00FC5DC7">
        <w:rPr>
          <w:rFonts w:ascii="Calibri" w:hAnsi="Calibri" w:cs="Calibri"/>
        </w:rPr>
        <w:t>Did the provider ask if there is pain with cold?</w:t>
      </w:r>
    </w:p>
    <w:p w:rsidRPr="00FC5DC7" w:rsidR="00042260" w:rsidP="00042260" w:rsidRDefault="00042260" w14:paraId="35C21D79" w14:textId="0C60DB1B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 w:rsidRPr="541AE385">
        <w:rPr>
          <w:rFonts w:ascii="Calibri" w:hAnsi="Calibri" w:cs="Calibri"/>
        </w:rPr>
        <w:t xml:space="preserve">Did the provider ask if </w:t>
      </w:r>
      <w:del w:author="Wright,Ashleigh" w:date="2026-05-18T22:05:00Z" w16du:dateUtc="2026-05-18T22:05:01Z" w:id="13">
        <w:r w:rsidRPr="541AE385" w:rsidDel="00042260">
          <w:rPr>
            <w:rFonts w:ascii="Calibri" w:hAnsi="Calibri" w:cs="Calibri"/>
          </w:rPr>
          <w:delText xml:space="preserve">there is pain with cold, whether it </w:delText>
        </w:r>
      </w:del>
      <w:ins w:author="Wright,Ashleigh" w:date="2026-05-18T22:05:00Z" w16du:dateUtc="2026-05-18T22:05:02Z" w:id="14">
        <w:r w:rsidRPr="541AE385" w:rsidR="306238D9">
          <w:rPr>
            <w:rFonts w:ascii="Calibri" w:hAnsi="Calibri" w:cs="Calibri"/>
          </w:rPr>
          <w:t xml:space="preserve">the pain </w:t>
        </w:r>
      </w:ins>
      <w:r w:rsidRPr="541AE385">
        <w:rPr>
          <w:rFonts w:ascii="Calibri" w:hAnsi="Calibri" w:cs="Calibri"/>
        </w:rPr>
        <w:t>goes away immediately or persists after removing the cold trigger?</w:t>
      </w:r>
    </w:p>
    <w:p w:rsidRPr="00FC5DC7" w:rsidR="00042260" w:rsidP="00042260" w:rsidRDefault="00042260" w14:paraId="72F17D00" w14:textId="3CC50EFB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 w:rsidRPr="541AE385">
        <w:rPr>
          <w:rFonts w:ascii="Calibri" w:hAnsi="Calibri" w:cs="Calibri"/>
        </w:rPr>
        <w:t>Did the provider ask if there is pain with biting/chewing/tapping the tooth</w:t>
      </w:r>
      <w:ins w:author="Wright,Ashleigh" w:date="2026-05-18T22:05:00Z" w16du:dateUtc="2026-05-18T22:05:11Z" w:id="15">
        <w:r w:rsidRPr="541AE385" w:rsidR="45E2CE0E">
          <w:rPr>
            <w:rFonts w:ascii="Calibri" w:hAnsi="Calibri" w:cs="Calibri"/>
          </w:rPr>
          <w:t>?</w:t>
        </w:r>
      </w:ins>
    </w:p>
    <w:p w:rsidRPr="00FC5DC7" w:rsidR="00042260" w:rsidP="00042260" w:rsidRDefault="00042260" w14:paraId="3555653B" w14:textId="7138C294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 w:rsidRPr="00FC5DC7">
        <w:rPr>
          <w:rFonts w:ascii="Calibri" w:hAnsi="Calibri" w:cs="Calibri"/>
        </w:rPr>
        <w:t>Did the provider ask you if you have taken Advil/Motrin (ibuprofen) or Tylenol or antibiotic at home</w:t>
      </w:r>
      <w:r w:rsidR="00C14991">
        <w:rPr>
          <w:rFonts w:ascii="Calibri" w:hAnsi="Calibri" w:cs="Calibri"/>
        </w:rPr>
        <w:t>?</w:t>
      </w:r>
      <w:r w:rsidRPr="00FC5DC7">
        <w:rPr>
          <w:rFonts w:ascii="Calibri" w:hAnsi="Calibri" w:cs="Calibri"/>
        </w:rPr>
        <w:t xml:space="preserve"> </w:t>
      </w:r>
    </w:p>
    <w:p w:rsidRPr="00FC5DC7" w:rsidR="00164E55" w:rsidRDefault="00AF51B9" w14:paraId="1DDBA7CF" w14:textId="3E326584">
      <w:pPr>
        <w:rPr>
          <w:rFonts w:ascii="Calibri" w:hAnsi="Calibri" w:cs="Calibri"/>
        </w:rPr>
      </w:pPr>
      <w:ins w:author="Khouja, Tumader" w:date="2026-07-06T10:14:00Z" w16du:dateUtc="2026-07-06T14:14:00Z" w:id="16">
        <w:r w:rsidRPr="00AF51B9">
          <w:rPr>
            <w:rFonts w:ascii="Calibri" w:hAnsi="Calibri" w:cs="Calibri"/>
          </w:rPr>
          <w:lastRenderedPageBreak/>
          <w:drawing>
            <wp:inline distT="0" distB="0" distL="0" distR="0" wp14:anchorId="2E6D4322" wp14:editId="30B54273">
              <wp:extent cx="5723116" cy="7887383"/>
              <wp:effectExtent l="0" t="0" r="0" b="0"/>
              <wp:docPr id="1833038587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33038587" name="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23116" cy="788738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sectPr w:rsidRPr="00FC5DC7" w:rsidR="00164E55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TK" w:author="Khouja, Tumader" w:date="2026-05-18T00:18:00Z" w:id="0">
    <w:p w:rsidR="009E343A" w:rsidP="009E343A" w:rsidRDefault="009E343A" w14:paraId="38480F1D" w14:textId="77777777">
      <w:pPr>
        <w:pStyle w:val="CommentText"/>
      </w:pPr>
      <w:r>
        <w:rPr>
          <w:rStyle w:val="CommentReference"/>
        </w:rPr>
        <w:annotationRef/>
      </w:r>
      <w:r>
        <w:rPr>
          <w:color w:val="0F4761"/>
        </w:rPr>
        <w:t>Review of Systems</w:t>
      </w:r>
    </w:p>
    <w:p w:rsidR="009E343A" w:rsidP="009E343A" w:rsidRDefault="009E343A" w14:paraId="3F78914B" w14:textId="77777777">
      <w:pPr>
        <w:pStyle w:val="CommentText"/>
        <w:numPr>
          <w:ilvl w:val="0"/>
          <w:numId w:val="25"/>
        </w:numPr>
        <w:ind w:left="720"/>
      </w:pPr>
      <w:r>
        <w:rPr>
          <w:b/>
          <w:bCs/>
        </w:rPr>
        <w:t>Positive:</w:t>
      </w:r>
      <w:r>
        <w:t xml:space="preserve"> Dental pain, neck swelling, dysphagia, dyspnea, drooling, fever</w:t>
      </w:r>
    </w:p>
    <w:p w:rsidR="009E343A" w:rsidP="009E343A" w:rsidRDefault="009E343A" w14:paraId="0F6AC836" w14:textId="77777777">
      <w:pPr>
        <w:pStyle w:val="CommentText"/>
        <w:numPr>
          <w:ilvl w:val="0"/>
          <w:numId w:val="25"/>
        </w:numPr>
        <w:ind w:left="720"/>
      </w:pPr>
      <w:r>
        <w:rPr>
          <w:b/>
          <w:bCs/>
        </w:rPr>
        <w:t>Negative:</w:t>
      </w:r>
      <w:r>
        <w:t xml:space="preserve"> Chest pain, hemoptysis, trauma</w:t>
      </w:r>
    </w:p>
    <w:p w:rsidR="009E343A" w:rsidP="009E343A" w:rsidRDefault="009E343A" w14:paraId="0E8F6A8E" w14:textId="77777777">
      <w:pPr>
        <w:pStyle w:val="CommentText"/>
      </w:pPr>
    </w:p>
    <w:p w:rsidR="009E343A" w:rsidP="009E343A" w:rsidRDefault="009E343A" w14:paraId="2EF78023" w14:textId="77777777">
      <w:pPr>
        <w:pStyle w:val="CommentText"/>
      </w:pPr>
      <w:r>
        <w:rPr>
          <w:color w:val="0F4761"/>
        </w:rPr>
        <w:t>Vital Signs (on arrival)</w:t>
      </w:r>
    </w:p>
    <w:p w:rsidR="009E343A" w:rsidP="009E343A" w:rsidRDefault="009E343A" w14:paraId="67FB7B2E" w14:textId="77777777">
      <w:pPr>
        <w:pStyle w:val="CommentText"/>
        <w:numPr>
          <w:ilvl w:val="0"/>
          <w:numId w:val="26"/>
        </w:numPr>
      </w:pPr>
      <w:r>
        <w:t>Temperature: 38.6°C (101.5°F)</w:t>
      </w:r>
    </w:p>
    <w:p w:rsidR="009E343A" w:rsidP="009E343A" w:rsidRDefault="009E343A" w14:paraId="35B183F4" w14:textId="77777777">
      <w:pPr>
        <w:pStyle w:val="CommentText"/>
        <w:numPr>
          <w:ilvl w:val="0"/>
          <w:numId w:val="26"/>
        </w:numPr>
      </w:pPr>
      <w:r>
        <w:t>Heart Rate: 112 bpm</w:t>
      </w:r>
    </w:p>
    <w:p w:rsidR="009E343A" w:rsidP="009E343A" w:rsidRDefault="009E343A" w14:paraId="76200539" w14:textId="77777777">
      <w:pPr>
        <w:pStyle w:val="CommentText"/>
        <w:numPr>
          <w:ilvl w:val="0"/>
          <w:numId w:val="26"/>
        </w:numPr>
      </w:pPr>
      <w:r>
        <w:t>Blood Pressure: 142/86 mmHg</w:t>
      </w:r>
    </w:p>
    <w:p w:rsidR="009E343A" w:rsidP="009E343A" w:rsidRDefault="009E343A" w14:paraId="457556E4" w14:textId="77777777">
      <w:pPr>
        <w:pStyle w:val="CommentText"/>
        <w:numPr>
          <w:ilvl w:val="0"/>
          <w:numId w:val="26"/>
        </w:numPr>
      </w:pPr>
      <w:r>
        <w:t>Respiratory Rate: 24 breaths/min</w:t>
      </w:r>
    </w:p>
    <w:p w:rsidR="009E343A" w:rsidP="009E343A" w:rsidRDefault="009E343A" w14:paraId="2B59EA9E" w14:textId="77777777">
      <w:pPr>
        <w:pStyle w:val="CommentText"/>
        <w:numPr>
          <w:ilvl w:val="0"/>
          <w:numId w:val="26"/>
        </w:numPr>
      </w:pPr>
      <w:r>
        <w:t>Oxygen Saturation: 94% on room air</w:t>
      </w:r>
    </w:p>
  </w:comment>
  <w:comment w:initials="TK" w:author="Khouja, Tumader" w:date="2026-05-18T00:22:00Z" w:id="1">
    <w:p w:rsidR="001B460F" w:rsidP="001B460F" w:rsidRDefault="001B460F" w14:paraId="75F043D4" w14:textId="77777777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Head and Neck:</w:t>
      </w:r>
    </w:p>
    <w:p w:rsidR="001B460F" w:rsidP="001B460F" w:rsidRDefault="001B460F" w14:paraId="1D67163A" w14:textId="77777777">
      <w:pPr>
        <w:pStyle w:val="CommentText"/>
        <w:numPr>
          <w:ilvl w:val="0"/>
          <w:numId w:val="28"/>
        </w:numPr>
        <w:ind w:left="720"/>
      </w:pPr>
      <w:r>
        <w:t xml:space="preserve">Marked </w:t>
      </w:r>
      <w:r>
        <w:rPr>
          <w:b/>
          <w:bCs/>
        </w:rPr>
        <w:t>bilateral submandibular and sublingual swelling</w:t>
      </w:r>
    </w:p>
    <w:p w:rsidR="001B460F" w:rsidP="001B460F" w:rsidRDefault="001B460F" w14:paraId="16CC6C70" w14:textId="77777777">
      <w:pPr>
        <w:pStyle w:val="CommentText"/>
        <w:numPr>
          <w:ilvl w:val="0"/>
          <w:numId w:val="28"/>
        </w:numPr>
      </w:pPr>
      <w:r>
        <w:t>Induration and tenderness of the floor of the mouth</w:t>
      </w:r>
    </w:p>
    <w:p w:rsidR="001B460F" w:rsidP="001B460F" w:rsidRDefault="001B460F" w14:paraId="3B68D576" w14:textId="77777777">
      <w:pPr>
        <w:pStyle w:val="CommentText"/>
        <w:numPr>
          <w:ilvl w:val="0"/>
          <w:numId w:val="28"/>
        </w:numPr>
      </w:pPr>
      <w:r>
        <w:t>Tongue elevated and posteriorly displaced</w:t>
      </w:r>
    </w:p>
    <w:p w:rsidR="001B460F" w:rsidP="001B460F" w:rsidRDefault="001B460F" w14:paraId="3FD1E25D" w14:textId="77777777">
      <w:pPr>
        <w:pStyle w:val="CommentText"/>
        <w:numPr>
          <w:ilvl w:val="0"/>
          <w:numId w:val="28"/>
        </w:numPr>
      </w:pPr>
      <w:r>
        <w:t>No discrete fluctuance appreciated externally</w:t>
      </w:r>
    </w:p>
    <w:p w:rsidR="001B460F" w:rsidP="001B460F" w:rsidRDefault="001B460F" w14:paraId="71E5E319" w14:textId="77777777">
      <w:pPr>
        <w:pStyle w:val="CommentText"/>
      </w:pPr>
      <w:r>
        <w:rPr>
          <w:b/>
          <w:bCs/>
        </w:rPr>
        <w:t>Oral Cavity:</w:t>
      </w:r>
    </w:p>
    <w:p w:rsidR="001B460F" w:rsidP="001B460F" w:rsidRDefault="001B460F" w14:paraId="1B4623B4" w14:textId="77777777">
      <w:pPr>
        <w:pStyle w:val="CommentText"/>
        <w:numPr>
          <w:ilvl w:val="0"/>
          <w:numId w:val="29"/>
        </w:numPr>
      </w:pPr>
      <w:r>
        <w:t>Poor dentition</w:t>
      </w:r>
    </w:p>
    <w:p w:rsidR="001B460F" w:rsidP="001B460F" w:rsidRDefault="001B460F" w14:paraId="6CD48056" w14:textId="77777777">
      <w:pPr>
        <w:pStyle w:val="CommentText"/>
        <w:numPr>
          <w:ilvl w:val="0"/>
          <w:numId w:val="29"/>
        </w:numPr>
      </w:pPr>
      <w:r>
        <w:t>Left mandibular molar with obvious decay</w:t>
      </w:r>
    </w:p>
    <w:p w:rsidR="001B460F" w:rsidP="001B460F" w:rsidRDefault="001B460F" w14:paraId="2F4C5C2E" w14:textId="77777777">
      <w:pPr>
        <w:pStyle w:val="CommentText"/>
        <w:numPr>
          <w:ilvl w:val="0"/>
          <w:numId w:val="29"/>
        </w:numPr>
      </w:pPr>
      <w:r>
        <w:t>Floor of mouth tense and board‑like</w:t>
      </w:r>
    </w:p>
    <w:p w:rsidR="001B460F" w:rsidP="001B460F" w:rsidRDefault="001B460F" w14:paraId="1F790AC8" w14:textId="77777777">
      <w:pPr>
        <w:pStyle w:val="CommentText"/>
      </w:pPr>
      <w:r>
        <w:rPr>
          <w:b/>
          <w:bCs/>
        </w:rPr>
        <w:t>Respiratory:</w:t>
      </w:r>
    </w:p>
    <w:p w:rsidR="001B460F" w:rsidP="001B460F" w:rsidRDefault="001B460F" w14:paraId="019F6BBC" w14:textId="77777777">
      <w:pPr>
        <w:pStyle w:val="CommentText"/>
        <w:numPr>
          <w:ilvl w:val="0"/>
          <w:numId w:val="30"/>
        </w:numPr>
      </w:pPr>
      <w:r>
        <w:t>Increased work of breathing</w:t>
      </w:r>
    </w:p>
    <w:p w:rsidR="001B460F" w:rsidP="001B460F" w:rsidRDefault="001B460F" w14:paraId="5BF4ACF0" w14:textId="77777777">
      <w:pPr>
        <w:pStyle w:val="CommentText"/>
        <w:numPr>
          <w:ilvl w:val="0"/>
          <w:numId w:val="30"/>
        </w:numPr>
      </w:pPr>
      <w:r>
        <w:t>Mild inspiratory stridor</w:t>
      </w:r>
    </w:p>
    <w:p w:rsidR="001B460F" w:rsidP="001B460F" w:rsidRDefault="001B460F" w14:paraId="549B6262" w14:textId="77777777">
      <w:pPr>
        <w:pStyle w:val="CommentText"/>
        <w:numPr>
          <w:ilvl w:val="0"/>
          <w:numId w:val="30"/>
        </w:numPr>
      </w:pPr>
      <w:r>
        <w:t>No wheezing</w:t>
      </w:r>
    </w:p>
    <w:p w:rsidR="001B460F" w:rsidP="001B460F" w:rsidRDefault="001B460F" w14:paraId="681A1DD2" w14:textId="77777777">
      <w:pPr>
        <w:pStyle w:val="CommentText"/>
      </w:pPr>
      <w:r>
        <w:rPr>
          <w:b/>
          <w:bCs/>
        </w:rPr>
        <w:t>Cardiovascular:</w:t>
      </w:r>
    </w:p>
    <w:p w:rsidR="001B460F" w:rsidP="001B460F" w:rsidRDefault="001B460F" w14:paraId="0FEAA2BB" w14:textId="77777777">
      <w:pPr>
        <w:pStyle w:val="CommentText"/>
        <w:numPr>
          <w:ilvl w:val="0"/>
          <w:numId w:val="31"/>
        </w:numPr>
      </w:pPr>
      <w:r>
        <w:t>Tachycardic, regular rhythm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B59EA9E" w15:done="0"/>
  <w15:commentEx w15:paraId="0FEAA2BB" w15:paraIdParent="2B59EA9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74A4117" w16cex:dateUtc="2026-05-18T04:18:00Z"/>
  <w16cex:commentExtensible w16cex:durableId="732C5A3F" w16cex:dateUtc="2026-05-18T04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B59EA9E" w16cid:durableId="474A4117"/>
  <w16cid:commentId w16cid:paraId="0FEAA2BB" w16cid:durableId="732C5A3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1549B"/>
    <w:multiLevelType w:val="hybridMultilevel"/>
    <w:tmpl w:val="207A47D6"/>
    <w:lvl w:ilvl="0" w:tplc="4678F22E">
      <w:start w:val="1"/>
      <w:numFmt w:val="bullet"/>
      <w:lvlText w:val="●"/>
      <w:lvlJc w:val="left"/>
      <w:pPr>
        <w:ind w:left="720" w:hanging="360"/>
      </w:pPr>
    </w:lvl>
    <w:lvl w:ilvl="1" w:tplc="81E0D3B8">
      <w:start w:val="1"/>
      <w:numFmt w:val="bullet"/>
      <w:lvlText w:val="○"/>
      <w:lvlJc w:val="left"/>
      <w:pPr>
        <w:ind w:left="1440" w:hanging="360"/>
      </w:pPr>
    </w:lvl>
    <w:lvl w:ilvl="2" w:tplc="FB5A7242">
      <w:start w:val="1"/>
      <w:numFmt w:val="bullet"/>
      <w:lvlText w:val="■"/>
      <w:lvlJc w:val="left"/>
      <w:pPr>
        <w:ind w:left="2160" w:hanging="360"/>
      </w:pPr>
    </w:lvl>
    <w:lvl w:ilvl="3" w:tplc="C3923F1C">
      <w:start w:val="1"/>
      <w:numFmt w:val="bullet"/>
      <w:lvlText w:val="●"/>
      <w:lvlJc w:val="left"/>
      <w:pPr>
        <w:ind w:left="2880" w:hanging="360"/>
      </w:pPr>
    </w:lvl>
    <w:lvl w:ilvl="4" w:tplc="683A052C">
      <w:start w:val="1"/>
      <w:numFmt w:val="bullet"/>
      <w:lvlText w:val="○"/>
      <w:lvlJc w:val="left"/>
      <w:pPr>
        <w:ind w:left="3600" w:hanging="360"/>
      </w:pPr>
    </w:lvl>
    <w:lvl w:ilvl="5" w:tplc="D026BB3C">
      <w:start w:val="1"/>
      <w:numFmt w:val="bullet"/>
      <w:lvlText w:val="■"/>
      <w:lvlJc w:val="left"/>
      <w:pPr>
        <w:ind w:left="4320" w:hanging="360"/>
      </w:pPr>
    </w:lvl>
    <w:lvl w:ilvl="6" w:tplc="771AA78A">
      <w:start w:val="1"/>
      <w:numFmt w:val="bullet"/>
      <w:lvlText w:val="●"/>
      <w:lvlJc w:val="left"/>
      <w:pPr>
        <w:ind w:left="5040" w:hanging="360"/>
      </w:pPr>
    </w:lvl>
    <w:lvl w:ilvl="7" w:tplc="0CECFAB8">
      <w:start w:val="1"/>
      <w:numFmt w:val="bullet"/>
      <w:lvlText w:val="●"/>
      <w:lvlJc w:val="left"/>
      <w:pPr>
        <w:ind w:left="5760" w:hanging="360"/>
      </w:pPr>
    </w:lvl>
    <w:lvl w:ilvl="8" w:tplc="2F08A0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7A24A5"/>
    <w:multiLevelType w:val="hybridMultilevel"/>
    <w:tmpl w:val="07943AEE"/>
    <w:lvl w:ilvl="0" w:tplc="282EBEE8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67F2135A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B89A5EC6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5672E496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145EC60A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E00604BE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55ECD582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737E25E8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8CD8B298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" w15:restartNumberingAfterBreak="0">
    <w:nsid w:val="15F32CF1"/>
    <w:multiLevelType w:val="hybridMultilevel"/>
    <w:tmpl w:val="8BC4425A"/>
    <w:lvl w:ilvl="0" w:tplc="E82473E4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96F0EEBE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B906AAD2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BF86F6AE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2CE6EA82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254C35D2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11D68B88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7B504642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BF34AAA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1B234E09"/>
    <w:multiLevelType w:val="hybridMultilevel"/>
    <w:tmpl w:val="02108A14"/>
    <w:lvl w:ilvl="0" w:tplc="A5EAA19A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00C86DFE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1F6E0F36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CBDA1996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F2EE354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22741FD2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45E6DBD0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463E46B4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F04400A4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1EC34AE3"/>
    <w:multiLevelType w:val="hybridMultilevel"/>
    <w:tmpl w:val="4754DC56"/>
    <w:lvl w:ilvl="0" w:tplc="5EC8AAC2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56127F7C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36C21D1A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C03AE226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5EB4B45C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AECEA3C8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DC8803CA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CF7E8FBC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90300A94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209A66D8"/>
    <w:multiLevelType w:val="hybridMultilevel"/>
    <w:tmpl w:val="956CFA6E"/>
    <w:lvl w:ilvl="0" w:tplc="EFE6089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E3B2D3B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6C68432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B7F6F7C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B20AD7D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7982E99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44668B2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EDEE54D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164A7B0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6" w15:restartNumberingAfterBreak="0">
    <w:nsid w:val="2310568A"/>
    <w:multiLevelType w:val="hybridMultilevel"/>
    <w:tmpl w:val="57E8FC5A"/>
    <w:lvl w:ilvl="0" w:tplc="9EE2D6E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D31C646C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0E4CDC18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30FCA8F4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38F6908C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BC220A4C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77CC6F8C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B76AF98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62F6013C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25E61545"/>
    <w:multiLevelType w:val="hybridMultilevel"/>
    <w:tmpl w:val="3F60D016"/>
    <w:lvl w:ilvl="0" w:tplc="65EEB11C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31BC6878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2976E814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CFD602C2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2EA4CAF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FD14B20C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FE3872F2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45ECD85E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26781B9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27483395"/>
    <w:multiLevelType w:val="hybridMultilevel"/>
    <w:tmpl w:val="4DF8B398"/>
    <w:lvl w:ilvl="0" w:tplc="76EA585E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826CDF4E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6C16FF3C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299A612C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55CAA51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A3FCAA82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BD922912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E05840BC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D7C2DB46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2BDF324D"/>
    <w:multiLevelType w:val="hybridMultilevel"/>
    <w:tmpl w:val="C3E6006A"/>
    <w:lvl w:ilvl="0" w:tplc="2C4A7D04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9B243C72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6AA4B618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436ABCE8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A1D04CA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0AD4BF4A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0B8E9D3E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D584E9C2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5AD4E388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2C740A80"/>
    <w:multiLevelType w:val="hybridMultilevel"/>
    <w:tmpl w:val="2542C244"/>
    <w:lvl w:ilvl="0" w:tplc="25069894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EFAE7776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699610A4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D1BA6E68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1A04908E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116481F6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45AA1AC6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5C90882C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94F615CE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1" w15:restartNumberingAfterBreak="0">
    <w:nsid w:val="363E1BA4"/>
    <w:multiLevelType w:val="hybridMultilevel"/>
    <w:tmpl w:val="34FC30A8"/>
    <w:lvl w:ilvl="0" w:tplc="28C2EC4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CEF643E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6EA4EC6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4516A98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88F23A8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0336A37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9E3E1D6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E7D20D6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F6C6BEE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12" w15:restartNumberingAfterBreak="0">
    <w:nsid w:val="3ACB480C"/>
    <w:multiLevelType w:val="hybridMultilevel"/>
    <w:tmpl w:val="56206480"/>
    <w:lvl w:ilvl="0" w:tplc="F904B03E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E27659B6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11F4FB1A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B21C86EA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63FC2AD8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F1A86824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B0D8D91A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577C850E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D6285B1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3" w15:restartNumberingAfterBreak="0">
    <w:nsid w:val="3DE71892"/>
    <w:multiLevelType w:val="hybridMultilevel"/>
    <w:tmpl w:val="A02E88B8"/>
    <w:lvl w:ilvl="0" w:tplc="64CA2B42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D36C4FB4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458A421C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991C5A20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DB12F618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857C5844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A6E891CA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6BAAD3DE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76449122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4" w15:restartNumberingAfterBreak="0">
    <w:nsid w:val="3E1D12E1"/>
    <w:multiLevelType w:val="hybridMultilevel"/>
    <w:tmpl w:val="02FE44C8"/>
    <w:lvl w:ilvl="0" w:tplc="F78A2BA6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D9F63838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49A6C6D2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EEF824C4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E8940A32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622472D8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3540461A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CC16274A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AF8E733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5" w15:restartNumberingAfterBreak="0">
    <w:nsid w:val="43BF2B8A"/>
    <w:multiLevelType w:val="hybridMultilevel"/>
    <w:tmpl w:val="126AB7CE"/>
    <w:lvl w:ilvl="0" w:tplc="FEE8B2C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08DAF21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EFE4886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27344EA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D5A6F1D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1F94CB5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8C2AC74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67D6D42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827076D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16" w15:restartNumberingAfterBreak="0">
    <w:nsid w:val="456E4804"/>
    <w:multiLevelType w:val="hybridMultilevel"/>
    <w:tmpl w:val="04BAC954"/>
    <w:lvl w:ilvl="0" w:tplc="419088C4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26C6D8C2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292E27CC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0F023688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90DE203E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5C1C0A96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68AAB128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BC18823C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AA621AF2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7" w15:restartNumberingAfterBreak="0">
    <w:nsid w:val="460C778F"/>
    <w:multiLevelType w:val="hybridMultilevel"/>
    <w:tmpl w:val="FDE6FB1E"/>
    <w:lvl w:ilvl="0" w:tplc="2F6CB8FA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F0548794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9F0E854A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DDFEFF4A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6440807A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5B50A636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07580B98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28CA4556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4858EFC2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8" w15:restartNumberingAfterBreak="0">
    <w:nsid w:val="47456212"/>
    <w:multiLevelType w:val="hybridMultilevel"/>
    <w:tmpl w:val="185A784E"/>
    <w:lvl w:ilvl="0" w:tplc="C276E246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3A4CF77C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EDD80214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11F67982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FC6EA5EE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4FB8CBE4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6832C922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D41847E4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64BAB046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9" w15:restartNumberingAfterBreak="0">
    <w:nsid w:val="4C465C91"/>
    <w:multiLevelType w:val="hybridMultilevel"/>
    <w:tmpl w:val="DAF473E8"/>
    <w:lvl w:ilvl="0" w:tplc="09DA4FD6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1560622A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6670488C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A21C8B78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E81634DA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0AAE3450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5CB02660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86AAB7AC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C0E0FE26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0" w15:restartNumberingAfterBreak="0">
    <w:nsid w:val="4E7945C0"/>
    <w:multiLevelType w:val="hybridMultilevel"/>
    <w:tmpl w:val="49BC1834"/>
    <w:lvl w:ilvl="0" w:tplc="C892431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107EFE28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F6C6B586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478E9750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4800AC56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0CFC89C4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845A011C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C72454A4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A3381EF8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1" w15:restartNumberingAfterBreak="0">
    <w:nsid w:val="4EBC3643"/>
    <w:multiLevelType w:val="hybridMultilevel"/>
    <w:tmpl w:val="5636CED0"/>
    <w:lvl w:ilvl="0" w:tplc="F7B2FAC0">
      <w:start w:val="4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7F50AE9"/>
    <w:multiLevelType w:val="hybridMultilevel"/>
    <w:tmpl w:val="9F225766"/>
    <w:lvl w:ilvl="0" w:tplc="57EC7C7E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68AE619A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AACA80FC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BFE674FE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C6E01178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85BADAE2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B3985874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BD0C00B8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EE48E84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3" w15:restartNumberingAfterBreak="0">
    <w:nsid w:val="5D3D2546"/>
    <w:multiLevelType w:val="hybridMultilevel"/>
    <w:tmpl w:val="38989760"/>
    <w:lvl w:ilvl="0" w:tplc="CAD872B6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4E081BFC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D1E4A122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2C648170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1312162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D368B98E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F06E5E5C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5772058E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8C66CBF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4" w15:restartNumberingAfterBreak="0">
    <w:nsid w:val="5E2A35B4"/>
    <w:multiLevelType w:val="hybridMultilevel"/>
    <w:tmpl w:val="E95867EC"/>
    <w:lvl w:ilvl="0" w:tplc="33E2EEE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9B405378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A5844E02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09EAC686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AB7A11B2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5F281E52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A8204E08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08E2283C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CDF838D6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5" w15:restartNumberingAfterBreak="0">
    <w:nsid w:val="62093180"/>
    <w:multiLevelType w:val="hybridMultilevel"/>
    <w:tmpl w:val="88627D50"/>
    <w:lvl w:ilvl="0" w:tplc="C37AD31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1BDE555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37AAF4F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8C34343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AF32BD3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99C47EE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253015F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1498884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61347B2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26" w15:restartNumberingAfterBreak="0">
    <w:nsid w:val="62662E0C"/>
    <w:multiLevelType w:val="hybridMultilevel"/>
    <w:tmpl w:val="79925D82"/>
    <w:lvl w:ilvl="0" w:tplc="D7624F96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A7562184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1AA0B9D0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E9E805D4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E54AD9B2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229E6132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210043B4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C28E461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3204351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7" w15:restartNumberingAfterBreak="0">
    <w:nsid w:val="62954853"/>
    <w:multiLevelType w:val="hybridMultilevel"/>
    <w:tmpl w:val="B0C066AE"/>
    <w:lvl w:ilvl="0" w:tplc="93049A0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A080FE3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2582656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6E18EFA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E29285A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27A417A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C2F0FAE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AC2CB44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4A9E106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28" w15:restartNumberingAfterBreak="0">
    <w:nsid w:val="66EA7AF7"/>
    <w:multiLevelType w:val="hybridMultilevel"/>
    <w:tmpl w:val="6E3681E8"/>
    <w:lvl w:ilvl="0" w:tplc="36F48E2E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0D40B4B4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DDCA19BC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A5C859F8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F40867C6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915CD99C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BBD22132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F27ABF04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B1AA3BE4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9" w15:restartNumberingAfterBreak="0">
    <w:nsid w:val="6B7A6412"/>
    <w:multiLevelType w:val="hybridMultilevel"/>
    <w:tmpl w:val="94AE4FE8"/>
    <w:lvl w:ilvl="0" w:tplc="0FB4C09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C6A89FE4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6C22DF34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5520214A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6FE8AC72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3078BBD6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B3C89F00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6C6CD21A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C370294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0" w15:restartNumberingAfterBreak="0">
    <w:nsid w:val="74EB34AB"/>
    <w:multiLevelType w:val="hybridMultilevel"/>
    <w:tmpl w:val="79F08508"/>
    <w:lvl w:ilvl="0" w:tplc="F37C78F2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6A744878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97865650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D09A49E6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4C942C58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892E2DCE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BCA0E448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37C61414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AAF4062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1" w15:restartNumberingAfterBreak="0">
    <w:nsid w:val="7D8C30DA"/>
    <w:multiLevelType w:val="hybridMultilevel"/>
    <w:tmpl w:val="BEE84FBA"/>
    <w:lvl w:ilvl="0" w:tplc="2CA89AF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2386455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D8D6169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D292BCB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0F904FF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1F2E829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194CCF7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547EE83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F16A16C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32" w15:restartNumberingAfterBreak="0">
    <w:nsid w:val="7FD67CB4"/>
    <w:multiLevelType w:val="hybridMultilevel"/>
    <w:tmpl w:val="9F4C9406"/>
    <w:lvl w:ilvl="0" w:tplc="3D8697B8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D7BE4656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C824942E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491AD858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264A325C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4EDA64F4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39D2AC0A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98DA53CE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8960B592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 w16cid:durableId="1129006201">
    <w:abstractNumId w:val="0"/>
    <w:lvlOverride w:ilvl="0">
      <w:startOverride w:val="1"/>
    </w:lvlOverride>
  </w:num>
  <w:num w:numId="2" w16cid:durableId="2138789463">
    <w:abstractNumId w:val="23"/>
  </w:num>
  <w:num w:numId="3" w16cid:durableId="935409793">
    <w:abstractNumId w:val="7"/>
  </w:num>
  <w:num w:numId="4" w16cid:durableId="1365137243">
    <w:abstractNumId w:val="10"/>
  </w:num>
  <w:num w:numId="5" w16cid:durableId="1624074997">
    <w:abstractNumId w:val="19"/>
  </w:num>
  <w:num w:numId="6" w16cid:durableId="1754934005">
    <w:abstractNumId w:val="30"/>
  </w:num>
  <w:num w:numId="7" w16cid:durableId="852721570">
    <w:abstractNumId w:val="12"/>
  </w:num>
  <w:num w:numId="8" w16cid:durableId="1999267608">
    <w:abstractNumId w:val="6"/>
  </w:num>
  <w:num w:numId="9" w16cid:durableId="2050454705">
    <w:abstractNumId w:val="16"/>
  </w:num>
  <w:num w:numId="10" w16cid:durableId="1644046189">
    <w:abstractNumId w:val="22"/>
  </w:num>
  <w:num w:numId="11" w16cid:durableId="909661046">
    <w:abstractNumId w:val="32"/>
  </w:num>
  <w:num w:numId="12" w16cid:durableId="1501308937">
    <w:abstractNumId w:val="1"/>
  </w:num>
  <w:num w:numId="13" w16cid:durableId="259679798">
    <w:abstractNumId w:val="24"/>
  </w:num>
  <w:num w:numId="14" w16cid:durableId="2072921080">
    <w:abstractNumId w:val="20"/>
  </w:num>
  <w:num w:numId="15" w16cid:durableId="1831172338">
    <w:abstractNumId w:val="14"/>
  </w:num>
  <w:num w:numId="16" w16cid:durableId="106854020">
    <w:abstractNumId w:val="8"/>
  </w:num>
  <w:num w:numId="17" w16cid:durableId="1527907974">
    <w:abstractNumId w:val="29"/>
  </w:num>
  <w:num w:numId="18" w16cid:durableId="541745650">
    <w:abstractNumId w:val="2"/>
  </w:num>
  <w:num w:numId="19" w16cid:durableId="1175145156">
    <w:abstractNumId w:val="3"/>
  </w:num>
  <w:num w:numId="20" w16cid:durableId="523399049">
    <w:abstractNumId w:val="18"/>
  </w:num>
  <w:num w:numId="21" w16cid:durableId="308484539">
    <w:abstractNumId w:val="4"/>
  </w:num>
  <w:num w:numId="22" w16cid:durableId="115832334">
    <w:abstractNumId w:val="17"/>
  </w:num>
  <w:num w:numId="23" w16cid:durableId="1345472397">
    <w:abstractNumId w:val="9"/>
  </w:num>
  <w:num w:numId="24" w16cid:durableId="2011131375">
    <w:abstractNumId w:val="26"/>
  </w:num>
  <w:num w:numId="25" w16cid:durableId="181094647">
    <w:abstractNumId w:val="11"/>
  </w:num>
  <w:num w:numId="26" w16cid:durableId="1857765132">
    <w:abstractNumId w:val="27"/>
  </w:num>
  <w:num w:numId="27" w16cid:durableId="297958354">
    <w:abstractNumId w:val="28"/>
  </w:num>
  <w:num w:numId="28" w16cid:durableId="1090615556">
    <w:abstractNumId w:val="15"/>
  </w:num>
  <w:num w:numId="29" w16cid:durableId="1923102991">
    <w:abstractNumId w:val="25"/>
  </w:num>
  <w:num w:numId="30" w16cid:durableId="470290676">
    <w:abstractNumId w:val="31"/>
  </w:num>
  <w:num w:numId="31" w16cid:durableId="753624782">
    <w:abstractNumId w:val="5"/>
  </w:num>
  <w:num w:numId="32" w16cid:durableId="2026248272">
    <w:abstractNumId w:val="21"/>
  </w:num>
  <w:num w:numId="33" w16cid:durableId="2084057299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houja, Tumader">
    <w15:presenceInfo w15:providerId="AD" w15:userId="S::tumaderkhouja@ufl.edu::40bf309b-12e7-4977-bdd5-a31efe51cb1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isplayBackgroundShape/>
  <w:trackRevisions w:val="tru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E55"/>
    <w:rsid w:val="000231EB"/>
    <w:rsid w:val="00042260"/>
    <w:rsid w:val="000A210C"/>
    <w:rsid w:val="000C126B"/>
    <w:rsid w:val="00164E55"/>
    <w:rsid w:val="00172DEA"/>
    <w:rsid w:val="001B460F"/>
    <w:rsid w:val="001D6926"/>
    <w:rsid w:val="002602BD"/>
    <w:rsid w:val="00271C99"/>
    <w:rsid w:val="00276044"/>
    <w:rsid w:val="00323DD0"/>
    <w:rsid w:val="00366543"/>
    <w:rsid w:val="00394AD5"/>
    <w:rsid w:val="00414563"/>
    <w:rsid w:val="00461291"/>
    <w:rsid w:val="00497BB5"/>
    <w:rsid w:val="004B0D0E"/>
    <w:rsid w:val="004E5F35"/>
    <w:rsid w:val="004F11FE"/>
    <w:rsid w:val="004F23A7"/>
    <w:rsid w:val="0051554A"/>
    <w:rsid w:val="005D5046"/>
    <w:rsid w:val="0071324D"/>
    <w:rsid w:val="00820F20"/>
    <w:rsid w:val="00851F00"/>
    <w:rsid w:val="008F1D1D"/>
    <w:rsid w:val="00905EDA"/>
    <w:rsid w:val="009572EB"/>
    <w:rsid w:val="009C0146"/>
    <w:rsid w:val="009E343A"/>
    <w:rsid w:val="00A678FD"/>
    <w:rsid w:val="00AF51B9"/>
    <w:rsid w:val="00B110C3"/>
    <w:rsid w:val="00C14991"/>
    <w:rsid w:val="00C9095F"/>
    <w:rsid w:val="00C947FE"/>
    <w:rsid w:val="00D20A56"/>
    <w:rsid w:val="00D54874"/>
    <w:rsid w:val="00D601F6"/>
    <w:rsid w:val="00DA1F2D"/>
    <w:rsid w:val="00DC7FEB"/>
    <w:rsid w:val="00E32FD2"/>
    <w:rsid w:val="00E459DC"/>
    <w:rsid w:val="00ED2722"/>
    <w:rsid w:val="00EF137E"/>
    <w:rsid w:val="00FC5DC7"/>
    <w:rsid w:val="12FFFF83"/>
    <w:rsid w:val="21C50791"/>
    <w:rsid w:val="257E0F12"/>
    <w:rsid w:val="26AD1DD3"/>
    <w:rsid w:val="306238D9"/>
    <w:rsid w:val="3D613C0E"/>
    <w:rsid w:val="45E2CE0E"/>
    <w:rsid w:val="468084E7"/>
    <w:rsid w:val="4C0BC66D"/>
    <w:rsid w:val="4DD3FDCD"/>
    <w:rsid w:val="541AE385"/>
    <w:rsid w:val="56289737"/>
    <w:rsid w:val="5E227F13"/>
    <w:rsid w:val="631C8452"/>
    <w:rsid w:val="670B8100"/>
    <w:rsid w:val="6AB8F239"/>
    <w:rsid w:val="73B61853"/>
    <w:rsid w:val="77F47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BA766"/>
  <w15:docId w15:val="{387A1F76-394B-4FAE-A55F-C0046FDBC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9CC2E5" w:sz="4" w:space="0"/>
        <w:left w:val="single" w:color="9CC2E5" w:sz="4" w:space="0"/>
        <w:bottom w:val="single" w:color="9CC2E5" w:sz="4" w:space="0"/>
        <w:right w:val="single" w:color="9CC2E5" w:sz="4" w:space="0"/>
        <w:insideH w:val="single" w:color="9CC2E5" w:sz="4" w:space="0"/>
        <w:insideV w:val="single" w:color="9CC2E5" w:sz="4" w:space="0"/>
      </w:tblBorders>
    </w:tblPr>
    <w:tblStylePr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de" w:customStyle="1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9E34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E343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9E34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343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E343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51B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png"/><Relationship Id="rId5" Type="http://schemas.openxmlformats.org/officeDocument/2006/relationships/comments" Target="comment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University of Florida Academic Health Center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Gomes de Siqueira,Alexandre</lastModifiedBy>
  <revision>46</revision>
  <dcterms:created xsi:type="dcterms:W3CDTF">2026-04-03T15:44:00.0000000Z</dcterms:created>
  <dcterms:modified xsi:type="dcterms:W3CDTF">2026-07-07T13:31:40.7817749Z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d4fdd049-66ce-4b1f-8435-ed9fb26d03f7</vt:lpwstr>
  </property>
</Properties>
</file>
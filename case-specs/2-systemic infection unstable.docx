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C539" w14:textId="77777777" w:rsidR="00956E54" w:rsidRPr="003908F6" w:rsidRDefault="00000000">
      <w:pPr>
        <w:pStyle w:val="Heading1"/>
        <w:rPr>
          <w:rFonts w:ascii="Calibri" w:hAnsi="Calibri" w:cs="Calibri"/>
          <w:color w:val="auto"/>
          <w:sz w:val="22"/>
          <w:szCs w:val="22"/>
        </w:rPr>
      </w:pPr>
      <w:r w:rsidRPr="003908F6">
        <w:rPr>
          <w:rFonts w:ascii="Calibri" w:hAnsi="Calibri" w:cs="Calibri"/>
          <w:b/>
          <w:bCs/>
          <w:color w:val="auto"/>
          <w:sz w:val="22"/>
          <w:szCs w:val="22"/>
        </w:rPr>
        <w:t>Case Presentation:</w:t>
      </w:r>
      <w:r w:rsidRPr="003908F6">
        <w:rPr>
          <w:rFonts w:ascii="Calibri" w:hAnsi="Calibri" w:cs="Calibri"/>
          <w:color w:val="auto"/>
          <w:sz w:val="22"/>
          <w:szCs w:val="22"/>
        </w:rPr>
        <w:t xml:space="preserve"> Odontogenic Infection with Systemic Signs</w:t>
      </w:r>
    </w:p>
    <w:p w14:paraId="39E5C53A" w14:textId="77777777" w:rsidR="00956E54" w:rsidRPr="003908F6" w:rsidRDefault="00000000">
      <w:pPr>
        <w:pStyle w:val="Heading2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908F6">
        <w:rPr>
          <w:rFonts w:ascii="Calibri" w:hAnsi="Calibri" w:cs="Calibri"/>
          <w:b/>
          <w:bCs/>
          <w:color w:val="auto"/>
          <w:sz w:val="22"/>
          <w:szCs w:val="22"/>
        </w:rPr>
        <w:t>Chief Complaint</w:t>
      </w:r>
    </w:p>
    <w:p w14:paraId="39E5C53B" w14:textId="143EA037" w:rsidR="00956E54" w:rsidRPr="003908F6" w:rsidRDefault="00000000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“Severe tooth pain an</w:t>
      </w:r>
      <w:r w:rsidR="009322F3" w:rsidRPr="003908F6">
        <w:rPr>
          <w:rFonts w:ascii="Calibri" w:hAnsi="Calibri" w:cs="Calibri"/>
          <w:sz w:val="22"/>
          <w:szCs w:val="22"/>
        </w:rPr>
        <w:t>d</w:t>
      </w:r>
      <w:r w:rsidR="00B93BED" w:rsidRPr="003908F6">
        <w:rPr>
          <w:rFonts w:ascii="Calibri" w:hAnsi="Calibri" w:cs="Calibri"/>
          <w:sz w:val="22"/>
          <w:szCs w:val="22"/>
        </w:rPr>
        <w:t xml:space="preserve"> fever</w:t>
      </w:r>
      <w:r w:rsidRPr="003908F6">
        <w:rPr>
          <w:rFonts w:ascii="Calibri" w:hAnsi="Calibri" w:cs="Calibri"/>
          <w:sz w:val="22"/>
          <w:szCs w:val="22"/>
        </w:rPr>
        <w:t>”</w:t>
      </w:r>
    </w:p>
    <w:p w14:paraId="0F3E8202" w14:textId="6679C1CC" w:rsidR="00B93BED" w:rsidRPr="003908F6" w:rsidRDefault="00B93BED">
      <w:pPr>
        <w:rPr>
          <w:rFonts w:ascii="Calibri" w:hAnsi="Calibri" w:cs="Calibri"/>
          <w:b/>
          <w:bCs/>
          <w:sz w:val="22"/>
          <w:szCs w:val="22"/>
        </w:rPr>
      </w:pPr>
      <w:r w:rsidRPr="003908F6">
        <w:rPr>
          <w:rFonts w:ascii="Calibri" w:hAnsi="Calibri" w:cs="Calibri"/>
          <w:b/>
          <w:bCs/>
          <w:sz w:val="22"/>
          <w:szCs w:val="22"/>
        </w:rPr>
        <w:t xml:space="preserve">Differential Diagnosis: </w:t>
      </w:r>
    </w:p>
    <w:p w14:paraId="53311AAC" w14:textId="14A685FF" w:rsidR="00B93BED" w:rsidRPr="003908F6" w:rsidRDefault="00B93BED" w:rsidP="00B93BED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Odontogenic abscess with cellulitis </w:t>
      </w:r>
    </w:p>
    <w:p w14:paraId="1DD91FE3" w14:textId="77777777" w:rsidR="00B93BED" w:rsidRPr="003908F6" w:rsidRDefault="00B93BED" w:rsidP="00B93BED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Facial cellulitis</w:t>
      </w:r>
    </w:p>
    <w:p w14:paraId="2DA9146B" w14:textId="4DE0C6F7" w:rsidR="00B93BED" w:rsidRPr="003908F6" w:rsidRDefault="00B93BED" w:rsidP="00B93BED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Early deep space infection </w:t>
      </w:r>
    </w:p>
    <w:p w14:paraId="4A811540" w14:textId="433DCC65" w:rsidR="00B93BED" w:rsidRPr="003908F6" w:rsidRDefault="00B93BED" w:rsidP="00B93BED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Mandibular osteomyelitis </w:t>
      </w:r>
    </w:p>
    <w:p w14:paraId="6661DB90" w14:textId="1D663A63" w:rsidR="00B93BED" w:rsidRPr="003908F6" w:rsidRDefault="00B93BED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b/>
          <w:bCs/>
          <w:sz w:val="22"/>
          <w:szCs w:val="22"/>
        </w:rPr>
        <w:t>Actual diagnosis</w:t>
      </w:r>
      <w:r w:rsidR="004D0B83" w:rsidRPr="003908F6">
        <w:rPr>
          <w:rFonts w:ascii="Calibri" w:hAnsi="Calibri" w:cs="Calibri"/>
          <w:b/>
          <w:bCs/>
          <w:sz w:val="22"/>
          <w:szCs w:val="22"/>
        </w:rPr>
        <w:t>:</w:t>
      </w:r>
      <w:r w:rsidR="004D0B83" w:rsidRPr="003908F6">
        <w:rPr>
          <w:rFonts w:ascii="Calibri" w:hAnsi="Calibri" w:cs="Calibri"/>
          <w:sz w:val="22"/>
          <w:szCs w:val="22"/>
        </w:rPr>
        <w:t xml:space="preserve"> Odontogenic abscess with cellulitis </w:t>
      </w:r>
      <w:r w:rsidR="00E85142" w:rsidRPr="003908F6">
        <w:rPr>
          <w:rFonts w:ascii="Calibri" w:hAnsi="Calibri" w:cs="Calibri"/>
          <w:sz w:val="22"/>
          <w:szCs w:val="22"/>
        </w:rPr>
        <w:t xml:space="preserve">/systemic infection </w:t>
      </w:r>
    </w:p>
    <w:p w14:paraId="39E5C53C" w14:textId="778DB09D" w:rsidR="00956E54" w:rsidRPr="003908F6" w:rsidRDefault="007B0DD2">
      <w:pPr>
        <w:pBdr>
          <w:top w:val="single" w:sz="12" w:space="0" w:color="auto"/>
        </w:pBdr>
        <w:spacing w:after="0"/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b/>
          <w:bCs/>
          <w:sz w:val="22"/>
          <w:szCs w:val="22"/>
        </w:rPr>
        <w:t>O</w:t>
      </w:r>
      <w:r w:rsidR="004C2A1F" w:rsidRPr="003908F6">
        <w:rPr>
          <w:rFonts w:ascii="Calibri" w:hAnsi="Calibri" w:cs="Calibri"/>
          <w:b/>
          <w:bCs/>
          <w:sz w:val="22"/>
          <w:szCs w:val="22"/>
        </w:rPr>
        <w:t>pening statement:</w:t>
      </w:r>
      <w:r w:rsidR="004C2A1F" w:rsidRPr="003908F6">
        <w:rPr>
          <w:rFonts w:ascii="Calibri" w:hAnsi="Calibri" w:cs="Calibri"/>
          <w:sz w:val="22"/>
          <w:szCs w:val="22"/>
        </w:rPr>
        <w:t xml:space="preserve"> “ I have had bad pain in the top right </w:t>
      </w:r>
      <w:r w:rsidRPr="003908F6">
        <w:rPr>
          <w:rFonts w:ascii="Calibri" w:hAnsi="Calibri" w:cs="Calibri"/>
          <w:sz w:val="22"/>
          <w:szCs w:val="22"/>
        </w:rPr>
        <w:t>in the past</w:t>
      </w:r>
      <w:r w:rsidR="00CA73F8">
        <w:rPr>
          <w:rFonts w:ascii="Calibri" w:hAnsi="Calibri" w:cs="Calibri"/>
          <w:sz w:val="22"/>
          <w:szCs w:val="22"/>
        </w:rPr>
        <w:t>,</w:t>
      </w:r>
      <w:r w:rsidRPr="003908F6">
        <w:rPr>
          <w:rFonts w:ascii="Calibri" w:hAnsi="Calibri" w:cs="Calibri"/>
          <w:sz w:val="22"/>
          <w:szCs w:val="22"/>
        </w:rPr>
        <w:t xml:space="preserve"> mostly to hot and cold, last week </w:t>
      </w:r>
      <w:r w:rsidR="00AB6EB5" w:rsidRPr="003908F6">
        <w:rPr>
          <w:rFonts w:ascii="Calibri" w:hAnsi="Calibri" w:cs="Calibri"/>
          <w:sz w:val="22"/>
          <w:szCs w:val="22"/>
        </w:rPr>
        <w:t xml:space="preserve">it started to hurt when I chew and was throbbing, now I </w:t>
      </w:r>
      <w:r w:rsidR="00CA73F8">
        <w:rPr>
          <w:rFonts w:ascii="Calibri" w:hAnsi="Calibri" w:cs="Calibri"/>
          <w:sz w:val="22"/>
          <w:szCs w:val="22"/>
        </w:rPr>
        <w:t>can't</w:t>
      </w:r>
      <w:r w:rsidR="00AB6EB5" w:rsidRPr="003908F6">
        <w:rPr>
          <w:rFonts w:ascii="Calibri" w:hAnsi="Calibri" w:cs="Calibri"/>
          <w:sz w:val="22"/>
          <w:szCs w:val="22"/>
        </w:rPr>
        <w:t xml:space="preserve"> even touch the tooth</w:t>
      </w:r>
      <w:r w:rsidR="00A54375" w:rsidRPr="003908F6">
        <w:rPr>
          <w:rFonts w:ascii="Calibri" w:hAnsi="Calibri" w:cs="Calibri"/>
          <w:sz w:val="22"/>
          <w:szCs w:val="22"/>
        </w:rPr>
        <w:t xml:space="preserve">, I feel </w:t>
      </w:r>
      <w:r w:rsidR="00CA73F8">
        <w:rPr>
          <w:rFonts w:ascii="Calibri" w:hAnsi="Calibri" w:cs="Calibri"/>
          <w:sz w:val="22"/>
          <w:szCs w:val="22"/>
        </w:rPr>
        <w:t>weak</w:t>
      </w:r>
      <w:r w:rsidR="00A54375" w:rsidRPr="003908F6">
        <w:rPr>
          <w:rFonts w:ascii="Calibri" w:hAnsi="Calibri" w:cs="Calibri"/>
          <w:sz w:val="22"/>
          <w:szCs w:val="22"/>
        </w:rPr>
        <w:t xml:space="preserve"> and sick</w:t>
      </w:r>
      <w:r w:rsidR="00CA73F8">
        <w:rPr>
          <w:rFonts w:ascii="Calibri" w:hAnsi="Calibri" w:cs="Calibri"/>
          <w:sz w:val="22"/>
          <w:szCs w:val="22"/>
        </w:rPr>
        <w:t>.</w:t>
      </w:r>
      <w:r w:rsidR="00A54375" w:rsidRPr="003908F6">
        <w:rPr>
          <w:rFonts w:ascii="Calibri" w:hAnsi="Calibri" w:cs="Calibri"/>
          <w:sz w:val="22"/>
          <w:szCs w:val="22"/>
        </w:rPr>
        <w:t>”</w:t>
      </w:r>
    </w:p>
    <w:p w14:paraId="39E5C53D" w14:textId="77777777" w:rsidR="00956E54" w:rsidRPr="003908F6" w:rsidRDefault="00000000">
      <w:pPr>
        <w:pStyle w:val="Heading2"/>
        <w:rPr>
          <w:rFonts w:ascii="Calibri" w:hAnsi="Calibri" w:cs="Calibri"/>
          <w:b/>
          <w:bCs/>
          <w:color w:val="auto"/>
          <w:sz w:val="22"/>
          <w:szCs w:val="22"/>
        </w:rPr>
      </w:pPr>
      <w:commentRangeStart w:id="0"/>
      <w:commentRangeStart w:id="1"/>
      <w:commentRangeStart w:id="2"/>
      <w:r w:rsidRPr="003908F6">
        <w:rPr>
          <w:rFonts w:ascii="Calibri" w:hAnsi="Calibri" w:cs="Calibri"/>
          <w:b/>
          <w:bCs/>
          <w:color w:val="auto"/>
          <w:sz w:val="22"/>
          <w:szCs w:val="22"/>
        </w:rPr>
        <w:t>History of Present Illness</w:t>
      </w:r>
      <w:commentRangeEnd w:id="0"/>
      <w:r w:rsidR="00DF187D" w:rsidRPr="003908F6">
        <w:rPr>
          <w:rStyle w:val="CommentReference"/>
          <w:rFonts w:ascii="Calibri" w:hAnsi="Calibri" w:cs="Calibri"/>
          <w:b/>
          <w:bCs/>
          <w:color w:val="auto"/>
          <w:sz w:val="22"/>
          <w:szCs w:val="22"/>
        </w:rPr>
        <w:commentReference w:id="0"/>
      </w:r>
      <w:commentRangeEnd w:id="1"/>
      <w:r w:rsidRPr="003908F6">
        <w:rPr>
          <w:rStyle w:val="CommentReference"/>
          <w:rFonts w:ascii="Calibri" w:hAnsi="Calibri" w:cs="Calibri"/>
          <w:b/>
          <w:bCs/>
          <w:color w:val="auto"/>
          <w:sz w:val="22"/>
          <w:szCs w:val="22"/>
        </w:rPr>
        <w:commentReference w:id="1"/>
      </w:r>
      <w:commentRangeEnd w:id="2"/>
      <w:r w:rsidRPr="003908F6">
        <w:rPr>
          <w:rStyle w:val="CommentReference"/>
          <w:rFonts w:ascii="Calibri" w:hAnsi="Calibri" w:cs="Calibri"/>
          <w:b/>
          <w:bCs/>
          <w:color w:val="auto"/>
          <w:sz w:val="22"/>
          <w:szCs w:val="22"/>
        </w:rPr>
        <w:commentReference w:id="2"/>
      </w:r>
    </w:p>
    <w:p w14:paraId="36F2A054" w14:textId="45EFAA5F" w:rsidR="002F4BA6" w:rsidRPr="003908F6" w:rsidRDefault="000828F4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You are a </w:t>
      </w:r>
      <w:r w:rsidR="002E54BE" w:rsidRPr="003908F6">
        <w:rPr>
          <w:rFonts w:ascii="Calibri" w:hAnsi="Calibri" w:cs="Calibri"/>
          <w:sz w:val="22"/>
          <w:szCs w:val="22"/>
        </w:rPr>
        <w:t>2</w:t>
      </w:r>
      <w:r w:rsidR="00716B0A" w:rsidRPr="003908F6">
        <w:rPr>
          <w:rFonts w:ascii="Calibri" w:hAnsi="Calibri" w:cs="Calibri"/>
          <w:sz w:val="22"/>
          <w:szCs w:val="22"/>
        </w:rPr>
        <w:t>1</w:t>
      </w:r>
      <w:r w:rsidRPr="003908F6">
        <w:rPr>
          <w:rFonts w:ascii="Calibri" w:hAnsi="Calibri" w:cs="Calibri"/>
          <w:sz w:val="22"/>
          <w:szCs w:val="22"/>
        </w:rPr>
        <w:t>-year-</w:t>
      </w:r>
      <w:r w:rsidR="008755FE" w:rsidRPr="003908F6">
        <w:rPr>
          <w:rFonts w:ascii="Calibri" w:hAnsi="Calibri" w:cs="Calibri"/>
          <w:sz w:val="22"/>
          <w:szCs w:val="22"/>
        </w:rPr>
        <w:t>old who</w:t>
      </w:r>
      <w:r w:rsidR="002E54BE" w:rsidRPr="003908F6">
        <w:rPr>
          <w:rFonts w:ascii="Calibri" w:hAnsi="Calibri" w:cs="Calibri"/>
          <w:sz w:val="22"/>
          <w:szCs w:val="22"/>
        </w:rPr>
        <w:t xml:space="preserve"> </w:t>
      </w:r>
      <w:r w:rsidRPr="003908F6">
        <w:rPr>
          <w:rFonts w:ascii="Calibri" w:hAnsi="Calibri" w:cs="Calibri"/>
          <w:sz w:val="22"/>
          <w:szCs w:val="22"/>
        </w:rPr>
        <w:t xml:space="preserve">presents to the emergency department with </w:t>
      </w:r>
      <w:r w:rsidR="00D01283" w:rsidRPr="003908F6">
        <w:rPr>
          <w:rFonts w:ascii="Calibri" w:hAnsi="Calibri" w:cs="Calibri"/>
          <w:b/>
          <w:bCs/>
          <w:sz w:val="22"/>
          <w:szCs w:val="22"/>
        </w:rPr>
        <w:t>7</w:t>
      </w:r>
      <w:r w:rsidRPr="003908F6">
        <w:rPr>
          <w:rFonts w:ascii="Calibri" w:hAnsi="Calibri" w:cs="Calibri"/>
          <w:b/>
          <w:bCs/>
          <w:sz w:val="22"/>
          <w:szCs w:val="22"/>
        </w:rPr>
        <w:t xml:space="preserve"> days of worsening </w:t>
      </w:r>
      <w:r w:rsidR="00D01283" w:rsidRPr="003908F6">
        <w:rPr>
          <w:rFonts w:ascii="Calibri" w:hAnsi="Calibri" w:cs="Calibri"/>
          <w:b/>
          <w:bCs/>
          <w:sz w:val="22"/>
          <w:szCs w:val="22"/>
        </w:rPr>
        <w:t>upper right</w:t>
      </w:r>
      <w:r w:rsidRPr="003908F6">
        <w:rPr>
          <w:rFonts w:ascii="Calibri" w:hAnsi="Calibri" w:cs="Calibri"/>
          <w:b/>
          <w:bCs/>
          <w:sz w:val="22"/>
          <w:szCs w:val="22"/>
        </w:rPr>
        <w:t xml:space="preserve"> dental pain</w:t>
      </w:r>
      <w:r w:rsidRPr="003908F6">
        <w:rPr>
          <w:rFonts w:ascii="Calibri" w:hAnsi="Calibri" w:cs="Calibri"/>
          <w:sz w:val="22"/>
          <w:szCs w:val="22"/>
        </w:rPr>
        <w:t xml:space="preserve">, now associated with </w:t>
      </w:r>
      <w:r w:rsidRPr="003908F6">
        <w:rPr>
          <w:rFonts w:ascii="Calibri" w:hAnsi="Calibri" w:cs="Calibri"/>
          <w:b/>
          <w:bCs/>
          <w:sz w:val="22"/>
          <w:szCs w:val="22"/>
        </w:rPr>
        <w:t xml:space="preserve">fever, facial swelling, and </w:t>
      </w:r>
      <w:r w:rsidR="00A0611C" w:rsidRPr="003908F6">
        <w:rPr>
          <w:rFonts w:ascii="Calibri" w:hAnsi="Calibri" w:cs="Calibri"/>
          <w:b/>
          <w:bCs/>
          <w:sz w:val="22"/>
          <w:szCs w:val="22"/>
        </w:rPr>
        <w:t>weakness</w:t>
      </w:r>
      <w:r w:rsidRPr="003908F6">
        <w:rPr>
          <w:rFonts w:ascii="Calibri" w:hAnsi="Calibri" w:cs="Calibri"/>
          <w:sz w:val="22"/>
          <w:szCs w:val="22"/>
        </w:rPr>
        <w:t xml:space="preserve">. </w:t>
      </w:r>
      <w:ins w:id="3" w:author="Khouja, Tumader" w:date="2026-06-16T14:49:00Z" w16du:dateUtc="2026-06-16T18:49:00Z">
        <w:r w:rsidR="008A30F5">
          <w:rPr>
            <w:rFonts w:ascii="Calibri" w:hAnsi="Calibri" w:cs="Calibri"/>
            <w:sz w:val="22"/>
            <w:szCs w:val="22"/>
          </w:rPr>
          <w:t xml:space="preserve">Enlarged lymph nodes </w:t>
        </w:r>
      </w:ins>
    </w:p>
    <w:p w14:paraId="79FD55AC" w14:textId="17162080" w:rsidR="00A0611C" w:rsidRPr="003908F6" w:rsidRDefault="00000000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The pain began as </w:t>
      </w:r>
      <w:r w:rsidR="00CA73F8">
        <w:rPr>
          <w:rFonts w:ascii="Calibri" w:hAnsi="Calibri" w:cs="Calibri"/>
          <w:sz w:val="22"/>
          <w:szCs w:val="22"/>
        </w:rPr>
        <w:t>a hot or cold pain, but now the pain is constant, severe, and throbbing</w:t>
      </w:r>
      <w:r w:rsidRPr="003908F6">
        <w:rPr>
          <w:rFonts w:ascii="Calibri" w:hAnsi="Calibri" w:cs="Calibri"/>
          <w:sz w:val="22"/>
          <w:szCs w:val="22"/>
        </w:rPr>
        <w:t>.</w:t>
      </w:r>
    </w:p>
    <w:p w14:paraId="1E15AB75" w14:textId="631BDB68" w:rsidR="005828FB" w:rsidRPr="003908F6" w:rsidRDefault="007F1272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On a scale of 0-10 (with 10 being worse) your pain is 8.  </w:t>
      </w:r>
    </w:p>
    <w:p w14:paraId="4A59692E" w14:textId="77777777" w:rsidR="00C10DCB" w:rsidRDefault="00000000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Over the past 24 hours, </w:t>
      </w:r>
      <w:r w:rsidR="007F1272" w:rsidRPr="003908F6">
        <w:rPr>
          <w:rFonts w:ascii="Calibri" w:hAnsi="Calibri" w:cs="Calibri"/>
          <w:sz w:val="22"/>
          <w:szCs w:val="22"/>
        </w:rPr>
        <w:t xml:space="preserve">you have </w:t>
      </w:r>
      <w:r w:rsidRPr="003908F6">
        <w:rPr>
          <w:rFonts w:ascii="Calibri" w:hAnsi="Calibri" w:cs="Calibri"/>
          <w:sz w:val="22"/>
          <w:szCs w:val="22"/>
        </w:rPr>
        <w:t xml:space="preserve">developed </w:t>
      </w:r>
      <w:r w:rsidRPr="003908F6">
        <w:rPr>
          <w:rFonts w:ascii="Calibri" w:hAnsi="Calibri" w:cs="Calibri"/>
          <w:b/>
          <w:bCs/>
          <w:sz w:val="22"/>
          <w:szCs w:val="22"/>
        </w:rPr>
        <w:t>subjective fevers, chills, and fatigue</w:t>
      </w:r>
      <w:r w:rsidRPr="003908F6">
        <w:rPr>
          <w:rFonts w:ascii="Calibri" w:hAnsi="Calibri" w:cs="Calibri"/>
          <w:sz w:val="22"/>
          <w:szCs w:val="22"/>
        </w:rPr>
        <w:t xml:space="preserve">, as well as </w:t>
      </w:r>
      <w:r w:rsidRPr="003908F6">
        <w:rPr>
          <w:rFonts w:ascii="Calibri" w:hAnsi="Calibri" w:cs="Calibri"/>
          <w:b/>
          <w:bCs/>
          <w:sz w:val="22"/>
          <w:szCs w:val="22"/>
        </w:rPr>
        <w:t xml:space="preserve">increasing swelling of </w:t>
      </w:r>
      <w:r w:rsidR="000A37C2" w:rsidRPr="003908F6">
        <w:rPr>
          <w:rFonts w:ascii="Calibri" w:hAnsi="Calibri" w:cs="Calibri"/>
          <w:b/>
          <w:bCs/>
          <w:sz w:val="22"/>
          <w:szCs w:val="22"/>
        </w:rPr>
        <w:t>your</w:t>
      </w:r>
      <w:r w:rsidR="00BA6141" w:rsidRPr="003908F6">
        <w:rPr>
          <w:rFonts w:ascii="Calibri" w:hAnsi="Calibri" w:cs="Calibri"/>
          <w:b/>
          <w:bCs/>
          <w:sz w:val="22"/>
          <w:szCs w:val="22"/>
        </w:rPr>
        <w:t xml:space="preserve"> right cheek area</w:t>
      </w:r>
      <w:r w:rsidRPr="003908F6">
        <w:rPr>
          <w:rFonts w:ascii="Calibri" w:hAnsi="Calibri" w:cs="Calibri"/>
          <w:sz w:val="22"/>
          <w:szCs w:val="22"/>
        </w:rPr>
        <w:t>.</w:t>
      </w:r>
    </w:p>
    <w:p w14:paraId="1B73904A" w14:textId="77777777" w:rsidR="00C10DCB" w:rsidRDefault="00000000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A6141" w:rsidRPr="003908F6">
        <w:rPr>
          <w:rFonts w:ascii="Calibri" w:hAnsi="Calibri" w:cs="Calibri"/>
          <w:b/>
          <w:bCs/>
          <w:sz w:val="22"/>
          <w:szCs w:val="22"/>
        </w:rPr>
        <w:t>C</w:t>
      </w:r>
      <w:r w:rsidRPr="003908F6">
        <w:rPr>
          <w:rFonts w:ascii="Calibri" w:hAnsi="Calibri" w:cs="Calibri"/>
          <w:b/>
          <w:bCs/>
          <w:sz w:val="22"/>
          <w:szCs w:val="22"/>
        </w:rPr>
        <w:t>hewing</w:t>
      </w:r>
      <w:r w:rsidR="00BA6141" w:rsidRPr="003908F6">
        <w:rPr>
          <w:rFonts w:ascii="Calibri" w:hAnsi="Calibri" w:cs="Calibri"/>
          <w:sz w:val="22"/>
          <w:szCs w:val="22"/>
        </w:rPr>
        <w:t xml:space="preserve"> is painful</w:t>
      </w:r>
      <w:r w:rsidR="00C10DCB">
        <w:rPr>
          <w:rFonts w:ascii="Calibri" w:hAnsi="Calibri" w:cs="Calibri"/>
          <w:sz w:val="22"/>
          <w:szCs w:val="22"/>
        </w:rPr>
        <w:t>.</w:t>
      </w:r>
    </w:p>
    <w:p w14:paraId="31EB6465" w14:textId="798662DE" w:rsidR="000D1E6E" w:rsidRPr="003908F6" w:rsidRDefault="00C10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You can open your mouth, but it's</w:t>
      </w:r>
      <w:r w:rsidR="000D1E6E" w:rsidRPr="003908F6">
        <w:rPr>
          <w:rFonts w:ascii="Calibri" w:hAnsi="Calibri" w:cs="Calibri"/>
          <w:sz w:val="22"/>
          <w:szCs w:val="22"/>
        </w:rPr>
        <w:t xml:space="preserve"> uncomfortable. </w:t>
      </w:r>
    </w:p>
    <w:p w14:paraId="39E5C53F" w14:textId="23A66AC1" w:rsidR="00956E54" w:rsidRPr="003908F6" w:rsidRDefault="00B00A20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You are not drooling, you do not have voice changes, difficulty breathing, or inability to swallow liquids. </w:t>
      </w:r>
    </w:p>
    <w:p w14:paraId="39E5C540" w14:textId="4733A62F" w:rsidR="00956E54" w:rsidRPr="003908F6" w:rsidRDefault="00CC0738">
      <w:pPr>
        <w:rPr>
          <w:rFonts w:ascii="Calibri" w:hAnsi="Calibri" w:cs="Calibri"/>
          <w:sz w:val="22"/>
          <w:szCs w:val="22"/>
        </w:rPr>
      </w:pPr>
      <w:r w:rsidRPr="4EF4C633">
        <w:rPr>
          <w:rFonts w:ascii="Calibri" w:hAnsi="Calibri" w:cs="Calibri"/>
          <w:sz w:val="22"/>
          <w:szCs w:val="22"/>
        </w:rPr>
        <w:t xml:space="preserve">You have not seen a dentist </w:t>
      </w:r>
      <w:r w:rsidR="00716B0A" w:rsidRPr="4EF4C633">
        <w:rPr>
          <w:rFonts w:ascii="Calibri" w:hAnsi="Calibri" w:cs="Calibri"/>
          <w:sz w:val="22"/>
          <w:szCs w:val="22"/>
        </w:rPr>
        <w:t>since you lost your Medicaid</w:t>
      </w:r>
      <w:r w:rsidR="00C10DCB" w:rsidRPr="4EF4C633">
        <w:rPr>
          <w:rFonts w:ascii="Calibri" w:hAnsi="Calibri" w:cs="Calibri"/>
          <w:sz w:val="22"/>
          <w:szCs w:val="22"/>
        </w:rPr>
        <w:t xml:space="preserve"> last year</w:t>
      </w:r>
      <w:r w:rsidR="00716B0A" w:rsidRPr="4EF4C633">
        <w:rPr>
          <w:rFonts w:ascii="Calibri" w:hAnsi="Calibri" w:cs="Calibri"/>
          <w:sz w:val="22"/>
          <w:szCs w:val="22"/>
        </w:rPr>
        <w:t xml:space="preserve">. </w:t>
      </w:r>
      <w:r w:rsidR="003E4F8C" w:rsidRPr="4EF4C633">
        <w:rPr>
          <w:rFonts w:ascii="Calibri" w:hAnsi="Calibri" w:cs="Calibri"/>
          <w:sz w:val="22"/>
          <w:szCs w:val="22"/>
        </w:rPr>
        <w:t xml:space="preserve">You </w:t>
      </w:r>
      <w:r w:rsidR="008726F9" w:rsidRPr="4EF4C633">
        <w:rPr>
          <w:rFonts w:ascii="Calibri" w:hAnsi="Calibri" w:cs="Calibri"/>
          <w:sz w:val="22"/>
          <w:szCs w:val="22"/>
        </w:rPr>
        <w:t xml:space="preserve">think you have bad teeth. </w:t>
      </w:r>
      <w:ins w:id="4" w:author="Wright,Ashleigh" w:date="2026-05-18T22:12:00Z" w16du:dateUtc="2026-05-18T22:12:59Z">
        <w:r w:rsidR="2945C01D" w:rsidRPr="4EF4C633">
          <w:rPr>
            <w:rFonts w:ascii="Calibri" w:hAnsi="Calibri" w:cs="Calibri"/>
            <w:sz w:val="22"/>
            <w:szCs w:val="22"/>
          </w:rPr>
          <w:t>You think you might have seen some spots on your teeth that make you think you have untreated cavities.</w:t>
        </w:r>
      </w:ins>
    </w:p>
    <w:p w14:paraId="39E5C541" w14:textId="77777777" w:rsidR="00956E54" w:rsidRPr="003908F6" w:rsidRDefault="00956E54">
      <w:pPr>
        <w:pBdr>
          <w:top w:val="single" w:sz="12" w:space="0" w:color="auto"/>
        </w:pBdr>
        <w:spacing w:after="0"/>
        <w:rPr>
          <w:rFonts w:ascii="Calibri" w:hAnsi="Calibri" w:cs="Calibri"/>
          <w:sz w:val="22"/>
          <w:szCs w:val="22"/>
        </w:rPr>
      </w:pPr>
    </w:p>
    <w:p w14:paraId="39E5C542" w14:textId="77777777" w:rsidR="00956E54" w:rsidRPr="003908F6" w:rsidRDefault="00000000">
      <w:pPr>
        <w:pStyle w:val="Heading2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908F6">
        <w:rPr>
          <w:rFonts w:ascii="Calibri" w:hAnsi="Calibri" w:cs="Calibri"/>
          <w:b/>
          <w:bCs/>
          <w:color w:val="auto"/>
          <w:sz w:val="22"/>
          <w:szCs w:val="22"/>
        </w:rPr>
        <w:t>Past Medical History</w:t>
      </w:r>
    </w:p>
    <w:p w14:paraId="0B405316" w14:textId="77777777" w:rsidR="001C1061" w:rsidRPr="003908F6" w:rsidRDefault="001C1061" w:rsidP="001C1061">
      <w:pPr>
        <w:pStyle w:val="ListParagraph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General health is excellent; you are healthy and have no medical problems. </w:t>
      </w:r>
    </w:p>
    <w:p w14:paraId="39E5C544" w14:textId="77777777" w:rsidR="00956E54" w:rsidRPr="003908F6" w:rsidRDefault="00000000">
      <w:pPr>
        <w:pStyle w:val="Heading2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908F6">
        <w:rPr>
          <w:rFonts w:ascii="Calibri" w:hAnsi="Calibri" w:cs="Calibri"/>
          <w:b/>
          <w:bCs/>
          <w:color w:val="auto"/>
          <w:sz w:val="22"/>
          <w:szCs w:val="22"/>
        </w:rPr>
        <w:t>Medications</w:t>
      </w:r>
    </w:p>
    <w:p w14:paraId="32BF1B69" w14:textId="6346F2BE" w:rsidR="00821F1D" w:rsidRPr="003908F6" w:rsidRDefault="00821F1D" w:rsidP="00821F1D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4EF4C633">
        <w:rPr>
          <w:rFonts w:ascii="Calibri" w:hAnsi="Calibri" w:cs="Calibri"/>
          <w:sz w:val="22"/>
          <w:szCs w:val="22"/>
        </w:rPr>
        <w:t>Motrin or Advil 400 mg as needed</w:t>
      </w:r>
      <w:ins w:id="5" w:author="Wright,Ashleigh" w:date="2026-05-18T22:13:00Z" w16du:dateUtc="2026-05-18T22:13:08Z">
        <w:r w:rsidR="2B3423E1" w:rsidRPr="4EF4C633">
          <w:rPr>
            <w:rFonts w:ascii="Calibri" w:hAnsi="Calibri" w:cs="Calibri"/>
            <w:sz w:val="22"/>
            <w:szCs w:val="22"/>
          </w:rPr>
          <w:t xml:space="preserve"> every 6 hours</w:t>
        </w:r>
      </w:ins>
    </w:p>
    <w:p w14:paraId="688B6851" w14:textId="77777777" w:rsidR="00821F1D" w:rsidRPr="003908F6" w:rsidRDefault="00821F1D" w:rsidP="00821F1D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You do not have a history of using opioids or any issues with opioid use or abuse</w:t>
      </w:r>
    </w:p>
    <w:p w14:paraId="472DD377" w14:textId="77777777" w:rsidR="00821F1D" w:rsidRPr="003908F6" w:rsidRDefault="00821F1D" w:rsidP="00821F1D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You do not have any contraindications for using ibuprofen (Motrin or Advil)</w:t>
      </w:r>
    </w:p>
    <w:p w14:paraId="39E5C546" w14:textId="77777777" w:rsidR="00956E54" w:rsidRPr="003908F6" w:rsidRDefault="00000000">
      <w:pPr>
        <w:pStyle w:val="Heading2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908F6">
        <w:rPr>
          <w:rFonts w:ascii="Calibri" w:hAnsi="Calibri" w:cs="Calibri"/>
          <w:b/>
          <w:bCs/>
          <w:color w:val="auto"/>
          <w:sz w:val="22"/>
          <w:szCs w:val="22"/>
        </w:rPr>
        <w:lastRenderedPageBreak/>
        <w:t>Allergies</w:t>
      </w:r>
    </w:p>
    <w:p w14:paraId="39E5C547" w14:textId="6E3944ED" w:rsidR="00956E54" w:rsidRPr="003908F6" w:rsidRDefault="00000000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No known drug allergies</w:t>
      </w:r>
      <w:r w:rsidR="00821F1D" w:rsidRPr="003908F6">
        <w:rPr>
          <w:rFonts w:ascii="Calibri" w:hAnsi="Calibri" w:cs="Calibri"/>
          <w:sz w:val="22"/>
          <w:szCs w:val="22"/>
        </w:rPr>
        <w:t xml:space="preserve">, you are not allergic to penicillin </w:t>
      </w:r>
    </w:p>
    <w:p w14:paraId="39E5C548" w14:textId="77777777" w:rsidR="00956E54" w:rsidRPr="003908F6" w:rsidRDefault="00000000">
      <w:pPr>
        <w:pStyle w:val="Heading2"/>
        <w:rPr>
          <w:rFonts w:ascii="Calibri" w:hAnsi="Calibri" w:cs="Calibri"/>
          <w:b/>
          <w:bCs/>
          <w:color w:val="auto"/>
          <w:sz w:val="22"/>
          <w:szCs w:val="22"/>
        </w:rPr>
      </w:pPr>
      <w:r w:rsidRPr="003908F6">
        <w:rPr>
          <w:rFonts w:ascii="Calibri" w:hAnsi="Calibri" w:cs="Calibri"/>
          <w:b/>
          <w:bCs/>
          <w:color w:val="auto"/>
          <w:sz w:val="22"/>
          <w:szCs w:val="22"/>
        </w:rPr>
        <w:t>Social History</w:t>
      </w:r>
    </w:p>
    <w:p w14:paraId="39E5C549" w14:textId="77777777" w:rsidR="00956E54" w:rsidRPr="003908F6" w:rsidRDefault="00000000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Tobacco: Smokes ½ pack per day</w:t>
      </w:r>
    </w:p>
    <w:p w14:paraId="39E5C54A" w14:textId="77777777" w:rsidR="00956E54" w:rsidRPr="003908F6" w:rsidRDefault="00000000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Alcohol: Rare</w:t>
      </w:r>
    </w:p>
    <w:p w14:paraId="39E5C557" w14:textId="5852D24E" w:rsidR="00956E54" w:rsidRPr="003908F6" w:rsidRDefault="00000000" w:rsidP="0010645D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Illicit drugs: Denies</w:t>
      </w:r>
    </w:p>
    <w:p w14:paraId="39E5C558" w14:textId="77777777" w:rsidR="00956E54" w:rsidRPr="003908F6" w:rsidRDefault="00000000">
      <w:pPr>
        <w:pStyle w:val="Heading2"/>
        <w:rPr>
          <w:rFonts w:ascii="Calibri" w:hAnsi="Calibri" w:cs="Calibri"/>
          <w:color w:val="auto"/>
          <w:sz w:val="22"/>
          <w:szCs w:val="22"/>
        </w:rPr>
      </w:pPr>
      <w:r w:rsidRPr="003908F6">
        <w:rPr>
          <w:rFonts w:ascii="Calibri" w:hAnsi="Calibri" w:cs="Calibri"/>
          <w:color w:val="auto"/>
          <w:sz w:val="22"/>
          <w:szCs w:val="22"/>
        </w:rPr>
        <w:t>Physical Examination</w:t>
      </w:r>
    </w:p>
    <w:p w14:paraId="154A037D" w14:textId="0832102E" w:rsidR="000D0D99" w:rsidRPr="003908F6" w:rsidRDefault="00DC7B2E" w:rsidP="000D0D99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A36951" wp14:editId="6E9BFFF7">
                <wp:simplePos x="0" y="0"/>
                <wp:positionH relativeFrom="column">
                  <wp:posOffset>1241980</wp:posOffset>
                </wp:positionH>
                <wp:positionV relativeFrom="paragraph">
                  <wp:posOffset>1017138</wp:posOffset>
                </wp:positionV>
                <wp:extent cx="1670233" cy="195566"/>
                <wp:effectExtent l="0" t="0" r="25400" b="14605"/>
                <wp:wrapNone/>
                <wp:docPr id="19025797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233" cy="1955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5484E1B3">
              <v:rect id="Rectangle 1" style="position:absolute;margin-left:97.8pt;margin-top:80.1pt;width:131.5pt;height:1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156082 [3204]" strokecolor="#030e13 [484]" strokeweight="1.5pt" w14:anchorId="4B35E7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"/>
            </w:pict>
          </mc:Fallback>
        </mc:AlternateContent>
      </w:r>
      <w:r w:rsidRPr="003908F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5D54D3F" wp14:editId="1EB1855C">
            <wp:extent cx="4254867" cy="3070904"/>
            <wp:effectExtent l="0" t="0" r="0" b="0"/>
            <wp:docPr id="12800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4082555-4398-C251-012C-EC0E98818AD8}"/>
                </a:ext>
              </a:extLst>
            </wp:docPr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2" name="Picture 1">
                      <a:extLst>
                        <a:ext uri="{FF2B5EF4-FFF2-40B4-BE49-F238E27FC236}">
                          <a16:creationId xmlns:a16="http://schemas.microsoft.com/office/drawing/2014/main" id="{44082555-4398-C251-012C-EC0E98818AD8}"/>
                        </a:ext>
                      </a:extLst>
                    </pic:cNvPr>
                    <pic:cNvPicPr>
                      <a:picLocks noGrp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212" cy="310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4527" w14:textId="77777777" w:rsidR="005436E7" w:rsidRPr="003908F6" w:rsidRDefault="005436E7" w:rsidP="005436E7">
      <w:pPr>
        <w:pStyle w:val="ListParagraph"/>
        <w:numPr>
          <w:ilvl w:val="0"/>
          <w:numId w:val="8"/>
        </w:numPr>
        <w:pBdr>
          <w:top w:val="single" w:sz="12" w:space="0" w:color="auto"/>
        </w:pBdr>
        <w:spacing w:after="0"/>
        <w:rPr>
          <w:rFonts w:ascii="Calibri" w:hAnsi="Calibri" w:cs="Calibri"/>
          <w:b/>
          <w:bCs/>
          <w:sz w:val="22"/>
          <w:szCs w:val="22"/>
        </w:rPr>
      </w:pPr>
      <w:r w:rsidRPr="003908F6">
        <w:rPr>
          <w:rFonts w:ascii="Calibri" w:hAnsi="Calibri" w:cs="Calibri"/>
          <w:b/>
          <w:bCs/>
          <w:sz w:val="22"/>
          <w:szCs w:val="22"/>
        </w:rPr>
        <w:t xml:space="preserve">Presentation/emotional tone: </w:t>
      </w:r>
    </w:p>
    <w:p w14:paraId="0AEFD3CB" w14:textId="56C840B7" w:rsidR="005436E7" w:rsidRPr="003908F6" w:rsidRDefault="005436E7" w:rsidP="005436E7">
      <w:pPr>
        <w:pStyle w:val="ListParagraph"/>
        <w:numPr>
          <w:ilvl w:val="0"/>
          <w:numId w:val="8"/>
        </w:numPr>
        <w:pBdr>
          <w:top w:val="single" w:sz="12" w:space="0" w:color="auto"/>
        </w:pBdr>
        <w:spacing w:after="0"/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You will be sitting in a chair, in your normal clothes. </w:t>
      </w:r>
      <w:r w:rsidR="003908F6" w:rsidRPr="003908F6">
        <w:rPr>
          <w:rFonts w:ascii="Calibri" w:hAnsi="Calibri" w:cs="Calibri"/>
          <w:sz w:val="22"/>
          <w:szCs w:val="22"/>
        </w:rPr>
        <w:t>Your right</w:t>
      </w:r>
      <w:r w:rsidR="002212AE" w:rsidRPr="003908F6">
        <w:rPr>
          <w:rFonts w:ascii="Calibri" w:hAnsi="Calibri" w:cs="Calibri"/>
          <w:sz w:val="22"/>
          <w:szCs w:val="22"/>
        </w:rPr>
        <w:t xml:space="preserve"> cheek feels puffy/ swollen. </w:t>
      </w:r>
      <w:r w:rsidRPr="003908F6">
        <w:rPr>
          <w:rFonts w:ascii="Calibri" w:hAnsi="Calibri" w:cs="Calibri"/>
          <w:sz w:val="22"/>
          <w:szCs w:val="22"/>
        </w:rPr>
        <w:t>You are tired,</w:t>
      </w:r>
      <w:r w:rsidR="0034164C" w:rsidRPr="003908F6">
        <w:rPr>
          <w:rFonts w:ascii="Calibri" w:hAnsi="Calibri" w:cs="Calibri"/>
          <w:sz w:val="22"/>
          <w:szCs w:val="22"/>
        </w:rPr>
        <w:t xml:space="preserve"> you </w:t>
      </w:r>
      <w:r w:rsidR="00DB7EBB">
        <w:rPr>
          <w:rFonts w:ascii="Calibri" w:hAnsi="Calibri" w:cs="Calibri"/>
          <w:sz w:val="22"/>
          <w:szCs w:val="22"/>
        </w:rPr>
        <w:t xml:space="preserve">don't feel well, you feel sick, and you are </w:t>
      </w:r>
      <w:r w:rsidRPr="003908F6">
        <w:rPr>
          <w:rFonts w:ascii="Calibri" w:hAnsi="Calibri" w:cs="Calibri"/>
          <w:sz w:val="22"/>
          <w:szCs w:val="22"/>
        </w:rPr>
        <w:t>uncomfortable</w:t>
      </w:r>
      <w:r w:rsidR="001C5410" w:rsidRPr="003908F6">
        <w:rPr>
          <w:rFonts w:ascii="Calibri" w:hAnsi="Calibri" w:cs="Calibri"/>
          <w:sz w:val="22"/>
          <w:szCs w:val="22"/>
        </w:rPr>
        <w:t>.</w:t>
      </w:r>
      <w:r w:rsidRPr="003908F6">
        <w:rPr>
          <w:rFonts w:ascii="Calibri" w:hAnsi="Calibri" w:cs="Calibri"/>
          <w:sz w:val="22"/>
          <w:szCs w:val="22"/>
        </w:rPr>
        <w:t xml:space="preserve"> You can open your mouth </w:t>
      </w:r>
      <w:r w:rsidR="0034164C" w:rsidRPr="003908F6">
        <w:rPr>
          <w:rFonts w:ascii="Calibri" w:hAnsi="Calibri" w:cs="Calibri"/>
          <w:sz w:val="22"/>
          <w:szCs w:val="22"/>
        </w:rPr>
        <w:t>with discomfort</w:t>
      </w:r>
      <w:r w:rsidRPr="003908F6">
        <w:rPr>
          <w:rFonts w:ascii="Calibri" w:hAnsi="Calibri" w:cs="Calibri"/>
          <w:sz w:val="22"/>
          <w:szCs w:val="22"/>
        </w:rPr>
        <w:t xml:space="preserve">. </w:t>
      </w:r>
      <w:r w:rsidR="001C5410" w:rsidRPr="003908F6">
        <w:rPr>
          <w:rFonts w:ascii="Calibri" w:hAnsi="Calibri" w:cs="Calibri"/>
          <w:sz w:val="22"/>
          <w:szCs w:val="22"/>
        </w:rPr>
        <w:t xml:space="preserve">The tooth that hurts is </w:t>
      </w:r>
      <w:r w:rsidR="00594E68" w:rsidRPr="003908F6">
        <w:rPr>
          <w:rFonts w:ascii="Calibri" w:hAnsi="Calibri" w:cs="Calibri"/>
          <w:sz w:val="22"/>
          <w:szCs w:val="22"/>
        </w:rPr>
        <w:t xml:space="preserve">an upper right molar (back tooth). </w:t>
      </w:r>
      <w:r w:rsidRPr="003908F6">
        <w:rPr>
          <w:rFonts w:ascii="Calibri" w:hAnsi="Calibri" w:cs="Calibri"/>
          <w:sz w:val="22"/>
          <w:szCs w:val="22"/>
        </w:rPr>
        <w:t xml:space="preserve">Your voice is normal. </w:t>
      </w:r>
    </w:p>
    <w:p w14:paraId="39E5C55F" w14:textId="77777777" w:rsidR="00956E54" w:rsidRPr="003908F6" w:rsidRDefault="00000000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b/>
          <w:bCs/>
          <w:sz w:val="22"/>
          <w:szCs w:val="22"/>
        </w:rPr>
        <w:t>Oral Cavity:</w:t>
      </w:r>
    </w:p>
    <w:p w14:paraId="39E5C562" w14:textId="257B08C4" w:rsidR="00956E54" w:rsidRPr="003908F6" w:rsidRDefault="0017464D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The gums in the upper back </w:t>
      </w:r>
      <w:r w:rsidR="00AB693C" w:rsidRPr="003908F6">
        <w:rPr>
          <w:rFonts w:ascii="Calibri" w:hAnsi="Calibri" w:cs="Calibri"/>
          <w:sz w:val="22"/>
          <w:szCs w:val="22"/>
        </w:rPr>
        <w:t xml:space="preserve">right </w:t>
      </w:r>
      <w:r w:rsidRPr="003908F6">
        <w:rPr>
          <w:rFonts w:ascii="Calibri" w:hAnsi="Calibri" w:cs="Calibri"/>
          <w:sz w:val="22"/>
          <w:szCs w:val="22"/>
        </w:rPr>
        <w:t>area of your mouth are red and swollen</w:t>
      </w:r>
    </w:p>
    <w:p w14:paraId="66B5A518" w14:textId="74A08977" w:rsidR="00333BF4" w:rsidRPr="003908F6" w:rsidRDefault="00333BF4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The gums in that upper back area are tender to touch (palpation) compared to other areas of the mouth</w:t>
      </w:r>
    </w:p>
    <w:p w14:paraId="71C48816" w14:textId="4B76CE0C" w:rsidR="001F45B3" w:rsidRPr="003908F6" w:rsidRDefault="001F45B3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Your back</w:t>
      </w:r>
      <w:r w:rsidR="00AB693C" w:rsidRPr="003908F6">
        <w:rPr>
          <w:rFonts w:ascii="Calibri" w:hAnsi="Calibri" w:cs="Calibri"/>
          <w:sz w:val="22"/>
          <w:szCs w:val="22"/>
        </w:rPr>
        <w:t xml:space="preserve"> upper right</w:t>
      </w:r>
      <w:r w:rsidRPr="003908F6">
        <w:rPr>
          <w:rFonts w:ascii="Calibri" w:hAnsi="Calibri" w:cs="Calibri"/>
          <w:sz w:val="22"/>
          <w:szCs w:val="22"/>
        </w:rPr>
        <w:t xml:space="preserve"> tooth is very sensitive to </w:t>
      </w:r>
      <w:r w:rsidR="00AB693C" w:rsidRPr="003908F6">
        <w:rPr>
          <w:rFonts w:ascii="Calibri" w:hAnsi="Calibri" w:cs="Calibri"/>
          <w:sz w:val="22"/>
          <w:szCs w:val="22"/>
        </w:rPr>
        <w:t>touch,</w:t>
      </w:r>
      <w:r w:rsidRPr="003908F6">
        <w:rPr>
          <w:rFonts w:ascii="Calibri" w:hAnsi="Calibri" w:cs="Calibri"/>
          <w:sz w:val="22"/>
          <w:szCs w:val="22"/>
        </w:rPr>
        <w:t xml:space="preserve"> and it really hurts </w:t>
      </w:r>
      <w:r w:rsidR="000C4304">
        <w:rPr>
          <w:rFonts w:ascii="Calibri" w:hAnsi="Calibri" w:cs="Calibri"/>
          <w:sz w:val="22"/>
          <w:szCs w:val="22"/>
        </w:rPr>
        <w:t>when</w:t>
      </w:r>
      <w:r w:rsidR="0017464D" w:rsidRPr="003908F6">
        <w:rPr>
          <w:rFonts w:ascii="Calibri" w:hAnsi="Calibri" w:cs="Calibri"/>
          <w:sz w:val="22"/>
          <w:szCs w:val="22"/>
        </w:rPr>
        <w:t xml:space="preserve"> tapping </w:t>
      </w:r>
      <w:r w:rsidR="00AB693C" w:rsidRPr="003908F6">
        <w:rPr>
          <w:rFonts w:ascii="Calibri" w:hAnsi="Calibri" w:cs="Calibri"/>
          <w:sz w:val="22"/>
          <w:szCs w:val="22"/>
        </w:rPr>
        <w:t>on it compared to other teeth</w:t>
      </w:r>
    </w:p>
    <w:p w14:paraId="39E5C582" w14:textId="77777777" w:rsidR="00956E54" w:rsidRPr="003908F6" w:rsidRDefault="00956E54">
      <w:pPr>
        <w:pBdr>
          <w:top w:val="single" w:sz="12" w:space="0" w:color="auto"/>
        </w:pBdr>
        <w:spacing w:after="0"/>
        <w:rPr>
          <w:rFonts w:ascii="Calibri" w:hAnsi="Calibri" w:cs="Calibri"/>
          <w:sz w:val="22"/>
          <w:szCs w:val="22"/>
        </w:rPr>
      </w:pPr>
    </w:p>
    <w:p w14:paraId="39E5C583" w14:textId="77777777" w:rsidR="00956E54" w:rsidRPr="00BE5CA1" w:rsidRDefault="00000000">
      <w:pPr>
        <w:pStyle w:val="Heading2"/>
        <w:rPr>
          <w:rFonts w:ascii="Calibri" w:hAnsi="Calibri" w:cs="Calibri"/>
          <w:b/>
          <w:bCs/>
          <w:color w:val="auto"/>
          <w:sz w:val="22"/>
          <w:szCs w:val="22"/>
        </w:rPr>
      </w:pPr>
      <w:r w:rsidRPr="00BE5CA1">
        <w:rPr>
          <w:rFonts w:ascii="Calibri" w:hAnsi="Calibri" w:cs="Calibri"/>
          <w:b/>
          <w:bCs/>
          <w:color w:val="auto"/>
          <w:sz w:val="22"/>
          <w:szCs w:val="22"/>
        </w:rPr>
        <w:t>Emergency Department Management</w:t>
      </w:r>
    </w:p>
    <w:p w14:paraId="715EE309" w14:textId="42493AA4" w:rsidR="00956DAD" w:rsidRPr="003908F6" w:rsidRDefault="00956DAD" w:rsidP="00956DAD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The provider will</w:t>
      </w:r>
      <w:r w:rsidR="00BF36B7" w:rsidRPr="003908F6">
        <w:rPr>
          <w:rFonts w:ascii="Calibri" w:hAnsi="Calibri" w:cs="Calibri"/>
          <w:sz w:val="22"/>
          <w:szCs w:val="22"/>
        </w:rPr>
        <w:t xml:space="preserve"> order blood work and a </w:t>
      </w:r>
      <w:r w:rsidR="000C4304" w:rsidRPr="003908F6">
        <w:rPr>
          <w:rFonts w:ascii="Calibri" w:hAnsi="Calibri" w:cs="Calibri"/>
          <w:sz w:val="22"/>
          <w:szCs w:val="22"/>
        </w:rPr>
        <w:t>CT scan</w:t>
      </w:r>
      <w:r w:rsidR="002946BF" w:rsidRPr="003908F6">
        <w:rPr>
          <w:rFonts w:ascii="Calibri" w:hAnsi="Calibri" w:cs="Calibri"/>
          <w:sz w:val="22"/>
          <w:szCs w:val="22"/>
        </w:rPr>
        <w:t xml:space="preserve"> to determine if you have an infection that they cannot see. </w:t>
      </w:r>
    </w:p>
    <w:p w14:paraId="69BC9899" w14:textId="00F783F4" w:rsidR="00C56943" w:rsidRPr="003908F6" w:rsidRDefault="00C56943" w:rsidP="00956DAD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They might need to consult a specialist like an oral maxillofacial surgeon</w:t>
      </w:r>
      <w:r w:rsidR="003B6E52" w:rsidRPr="003908F6">
        <w:rPr>
          <w:rFonts w:ascii="Calibri" w:hAnsi="Calibri" w:cs="Calibri"/>
          <w:sz w:val="22"/>
          <w:szCs w:val="22"/>
        </w:rPr>
        <w:t xml:space="preserve">. </w:t>
      </w:r>
    </w:p>
    <w:p w14:paraId="5FE52576" w14:textId="0720EDC6" w:rsidR="00C56943" w:rsidRPr="003908F6" w:rsidRDefault="00F55D83" w:rsidP="00956DAD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lastRenderedPageBreak/>
        <w:t>You might need to be admitted to the hospital</w:t>
      </w:r>
      <w:r w:rsidR="00CD78F8" w:rsidRPr="003908F6">
        <w:rPr>
          <w:rFonts w:ascii="Calibri" w:hAnsi="Calibri" w:cs="Calibri"/>
          <w:sz w:val="22"/>
          <w:szCs w:val="22"/>
        </w:rPr>
        <w:t xml:space="preserve">. </w:t>
      </w:r>
    </w:p>
    <w:p w14:paraId="39E5C584" w14:textId="77777777" w:rsidR="00956E54" w:rsidRPr="003908F6" w:rsidRDefault="00000000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3908F6">
        <w:rPr>
          <w:rFonts w:ascii="Calibri" w:hAnsi="Calibri" w:cs="Calibri"/>
          <w:color w:val="auto"/>
          <w:sz w:val="22"/>
          <w:szCs w:val="22"/>
        </w:rPr>
        <w:t>1. Antibiotic Therapy</w:t>
      </w:r>
    </w:p>
    <w:p w14:paraId="39E5C585" w14:textId="77777777" w:rsidR="00956E54" w:rsidRPr="003908F6" w:rsidRDefault="00000000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b/>
          <w:bCs/>
          <w:sz w:val="22"/>
          <w:szCs w:val="22"/>
        </w:rPr>
        <w:t>IV ampicillin–sulbactam</w:t>
      </w:r>
      <w:r w:rsidRPr="003908F6">
        <w:rPr>
          <w:rFonts w:ascii="Calibri" w:hAnsi="Calibri" w:cs="Calibri"/>
          <w:sz w:val="22"/>
          <w:szCs w:val="22"/>
        </w:rPr>
        <w:t xml:space="preserve"> initiated in ED</w:t>
      </w:r>
    </w:p>
    <w:p w14:paraId="39E5C587" w14:textId="77777777" w:rsidR="00956E54" w:rsidRPr="003908F6" w:rsidRDefault="00000000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3908F6">
        <w:rPr>
          <w:rFonts w:ascii="Calibri" w:hAnsi="Calibri" w:cs="Calibri"/>
          <w:color w:val="auto"/>
          <w:sz w:val="22"/>
          <w:szCs w:val="22"/>
        </w:rPr>
        <w:t>2. Pain and Supportive Care</w:t>
      </w:r>
    </w:p>
    <w:p w14:paraId="39E5C588" w14:textId="77777777" w:rsidR="00956E54" w:rsidRPr="003908F6" w:rsidRDefault="00000000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IV fluids</w:t>
      </w:r>
    </w:p>
    <w:p w14:paraId="39E5C589" w14:textId="77777777" w:rsidR="00956E54" w:rsidRPr="003908F6" w:rsidRDefault="00000000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NSAIDs ± opioid analgesia</w:t>
      </w:r>
    </w:p>
    <w:p w14:paraId="39E5C58A" w14:textId="77777777" w:rsidR="00956E54" w:rsidRPr="003908F6" w:rsidRDefault="00000000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Antipyretics</w:t>
      </w:r>
    </w:p>
    <w:p w14:paraId="1FD106EA" w14:textId="68E04A45" w:rsidR="00BE5CA1" w:rsidRDefault="00BE5CA1" w:rsidP="00F0359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Ask the provider</w:t>
      </w:r>
      <w:r w:rsidR="000C4304">
        <w:rPr>
          <w:rFonts w:ascii="Calibri" w:hAnsi="Calibri" w:cs="Calibri"/>
          <w:sz w:val="22"/>
          <w:szCs w:val="22"/>
        </w:rPr>
        <w:t>, “Will</w:t>
      </w:r>
      <w:r>
        <w:rPr>
          <w:rFonts w:ascii="Calibri" w:hAnsi="Calibri" w:cs="Calibri"/>
          <w:sz w:val="22"/>
          <w:szCs w:val="22"/>
        </w:rPr>
        <w:t xml:space="preserve"> the antibiotic </w:t>
      </w:r>
      <w:r w:rsidR="006A3DFB">
        <w:rPr>
          <w:rFonts w:ascii="Calibri" w:hAnsi="Calibri" w:cs="Calibri"/>
          <w:sz w:val="22"/>
          <w:szCs w:val="22"/>
        </w:rPr>
        <w:t>make the tooth better?”</w:t>
      </w:r>
    </w:p>
    <w:p w14:paraId="2CD82884" w14:textId="5E8E9AAF" w:rsidR="00F03599" w:rsidRPr="003908F6" w:rsidRDefault="00F03599" w:rsidP="00F03599">
      <w:p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The provider should tell you the following </w:t>
      </w:r>
    </w:p>
    <w:p w14:paraId="7B9727EA" w14:textId="77777777" w:rsidR="00F03599" w:rsidRPr="003908F6" w:rsidRDefault="00F03599" w:rsidP="00F03599">
      <w:pPr>
        <w:pStyle w:val="ListParagraph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Pain will </w:t>
      </w:r>
      <w:r w:rsidRPr="003908F6">
        <w:rPr>
          <w:rFonts w:ascii="Calibri" w:hAnsi="Calibri" w:cs="Calibri"/>
          <w:b/>
          <w:bCs/>
          <w:sz w:val="22"/>
          <w:szCs w:val="22"/>
        </w:rPr>
        <w:t>not improve without dental intervention</w:t>
      </w:r>
    </w:p>
    <w:p w14:paraId="556B41C8" w14:textId="2FC8BC1C" w:rsidR="00F03599" w:rsidRPr="003908F6" w:rsidRDefault="00F03599" w:rsidP="003A6F6C">
      <w:pPr>
        <w:pStyle w:val="ListParagraph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Antibiotics alone are </w:t>
      </w:r>
      <w:r w:rsidRPr="003908F6">
        <w:rPr>
          <w:rFonts w:ascii="Calibri" w:hAnsi="Calibri" w:cs="Calibri"/>
          <w:b/>
          <w:bCs/>
          <w:sz w:val="22"/>
          <w:szCs w:val="22"/>
        </w:rPr>
        <w:t xml:space="preserve">not </w:t>
      </w:r>
      <w:r w:rsidR="000C4304">
        <w:rPr>
          <w:rFonts w:ascii="Calibri" w:hAnsi="Calibri" w:cs="Calibri"/>
          <w:b/>
          <w:bCs/>
          <w:sz w:val="22"/>
          <w:szCs w:val="22"/>
        </w:rPr>
        <w:t xml:space="preserve">a </w:t>
      </w:r>
      <w:r w:rsidRPr="003908F6">
        <w:rPr>
          <w:rFonts w:ascii="Calibri" w:hAnsi="Calibri" w:cs="Calibri"/>
          <w:b/>
          <w:bCs/>
          <w:sz w:val="22"/>
          <w:szCs w:val="22"/>
        </w:rPr>
        <w:t>definitive treatment</w:t>
      </w:r>
    </w:p>
    <w:p w14:paraId="50EC56B2" w14:textId="543C8925" w:rsidR="00A8066D" w:rsidRPr="003908F6" w:rsidRDefault="00A8066D" w:rsidP="00C14725">
      <w:pPr>
        <w:pStyle w:val="Heading3"/>
        <w:rPr>
          <w:rFonts w:ascii="Calibri" w:hAnsi="Calibri" w:cs="Calibri"/>
          <w:color w:val="auto"/>
          <w:sz w:val="22"/>
          <w:szCs w:val="22"/>
        </w:rPr>
      </w:pPr>
      <w:r w:rsidRPr="003908F6">
        <w:rPr>
          <w:rFonts w:ascii="Calibri" w:hAnsi="Calibri" w:cs="Calibri"/>
          <w:color w:val="auto"/>
          <w:sz w:val="22"/>
          <w:szCs w:val="22"/>
        </w:rPr>
        <w:t>Referral</w:t>
      </w:r>
    </w:p>
    <w:p w14:paraId="37966F23" w14:textId="002E5A09" w:rsidR="003A549C" w:rsidRPr="003908F6" w:rsidRDefault="00F03599" w:rsidP="00E70680">
      <w:pPr>
        <w:pStyle w:val="ListParagraph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b/>
          <w:bCs/>
          <w:sz w:val="22"/>
          <w:szCs w:val="22"/>
        </w:rPr>
        <w:t>You need to see a dentist within 72 hours to receive dental treatment</w:t>
      </w:r>
      <w:r w:rsidR="00C14725" w:rsidRPr="003908F6">
        <w:rPr>
          <w:rFonts w:ascii="Calibri" w:hAnsi="Calibri" w:cs="Calibri"/>
          <w:b/>
          <w:bCs/>
          <w:sz w:val="22"/>
          <w:szCs w:val="22"/>
        </w:rPr>
        <w:t xml:space="preserve"> or follow </w:t>
      </w:r>
      <w:r w:rsidR="00292493">
        <w:rPr>
          <w:rFonts w:ascii="Calibri" w:hAnsi="Calibri" w:cs="Calibri"/>
          <w:b/>
          <w:bCs/>
          <w:sz w:val="22"/>
          <w:szCs w:val="22"/>
        </w:rPr>
        <w:t xml:space="preserve">the instructions of an </w:t>
      </w:r>
      <w:r w:rsidR="00C14725" w:rsidRPr="003908F6">
        <w:rPr>
          <w:rFonts w:ascii="Calibri" w:hAnsi="Calibri" w:cs="Calibri"/>
          <w:b/>
          <w:bCs/>
          <w:sz w:val="22"/>
          <w:szCs w:val="22"/>
        </w:rPr>
        <w:t xml:space="preserve">oral maxillofacial </w:t>
      </w:r>
      <w:r w:rsidR="00D83C8C" w:rsidRPr="003908F6">
        <w:rPr>
          <w:rFonts w:ascii="Calibri" w:hAnsi="Calibri" w:cs="Calibri"/>
          <w:b/>
          <w:bCs/>
          <w:sz w:val="22"/>
          <w:szCs w:val="22"/>
        </w:rPr>
        <w:t xml:space="preserve">surgeon. </w:t>
      </w:r>
    </w:p>
    <w:p w14:paraId="39E5C594" w14:textId="77777777" w:rsidR="00956E54" w:rsidRPr="003908F6" w:rsidRDefault="00956E54">
      <w:pPr>
        <w:pBdr>
          <w:top w:val="single" w:sz="12" w:space="0" w:color="auto"/>
        </w:pBdr>
        <w:spacing w:after="0"/>
        <w:rPr>
          <w:rFonts w:ascii="Calibri" w:hAnsi="Calibri" w:cs="Calibri"/>
          <w:sz w:val="22"/>
          <w:szCs w:val="22"/>
        </w:rPr>
      </w:pPr>
    </w:p>
    <w:p w14:paraId="3A126FEF" w14:textId="77777777" w:rsidR="003A549C" w:rsidRPr="003908F6" w:rsidRDefault="003A549C" w:rsidP="003A549C">
      <w:pPr>
        <w:rPr>
          <w:rFonts w:ascii="Calibri" w:hAnsi="Calibri" w:cs="Calibri"/>
          <w:b/>
          <w:bCs/>
          <w:sz w:val="22"/>
          <w:szCs w:val="22"/>
        </w:rPr>
      </w:pPr>
      <w:r w:rsidRPr="003908F6">
        <w:rPr>
          <w:rFonts w:ascii="Calibri" w:hAnsi="Calibri" w:cs="Calibri"/>
          <w:b/>
          <w:bCs/>
          <w:sz w:val="22"/>
          <w:szCs w:val="22"/>
        </w:rPr>
        <w:t xml:space="preserve">Checklist: </w:t>
      </w:r>
    </w:p>
    <w:p w14:paraId="19E6C02C" w14:textId="77777777" w:rsidR="0092022B" w:rsidRPr="000E204A" w:rsidRDefault="0092022B" w:rsidP="0092022B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0E204A">
        <w:rPr>
          <w:rFonts w:ascii="Calibri" w:hAnsi="Calibri" w:cs="Calibri"/>
        </w:rPr>
        <w:t xml:space="preserve">What was your experience like during this encounter with the provider using the clinical decision support tool for dental pain? Good/neutral/bad </w:t>
      </w:r>
    </w:p>
    <w:p w14:paraId="446720AA" w14:textId="77777777" w:rsidR="0092022B" w:rsidRPr="000E204A" w:rsidRDefault="0092022B" w:rsidP="0092022B">
      <w:pPr>
        <w:pStyle w:val="ListParagraph"/>
        <w:numPr>
          <w:ilvl w:val="1"/>
          <w:numId w:val="34"/>
        </w:numPr>
        <w:rPr>
          <w:rFonts w:ascii="Calibri" w:hAnsi="Calibri" w:cs="Calibri"/>
        </w:rPr>
      </w:pPr>
      <w:r w:rsidRPr="000E204A">
        <w:rPr>
          <w:rFonts w:ascii="Calibri" w:hAnsi="Calibri" w:cs="Calibri"/>
        </w:rPr>
        <w:t>Please explain (open-ended)</w:t>
      </w:r>
    </w:p>
    <w:p w14:paraId="435CFAF1" w14:textId="77777777" w:rsidR="0092022B" w:rsidRPr="000E204A" w:rsidRDefault="0092022B" w:rsidP="0092022B">
      <w:pPr>
        <w:pStyle w:val="ListParagraph"/>
        <w:numPr>
          <w:ilvl w:val="1"/>
          <w:numId w:val="34"/>
        </w:numPr>
        <w:rPr>
          <w:rFonts w:ascii="Calibri" w:hAnsi="Calibri" w:cs="Calibri"/>
        </w:rPr>
      </w:pPr>
      <w:r w:rsidRPr="000E204A">
        <w:rPr>
          <w:rFonts w:ascii="Calibri" w:hAnsi="Calibri" w:cs="Calibri"/>
        </w:rPr>
        <w:t>Did you feel worried that the provider was using a CDST? Why or why not? (open ended)</w:t>
      </w:r>
    </w:p>
    <w:p w14:paraId="6113B994" w14:textId="77777777" w:rsidR="0092022B" w:rsidRPr="000E204A" w:rsidRDefault="0092022B" w:rsidP="0092022B">
      <w:pPr>
        <w:rPr>
          <w:rFonts w:ascii="Calibri" w:hAnsi="Calibri" w:cs="Calibri"/>
        </w:rPr>
      </w:pPr>
      <w:r w:rsidRPr="000E204A">
        <w:rPr>
          <w:rFonts w:ascii="Calibri" w:hAnsi="Calibri" w:cs="Calibri"/>
        </w:rPr>
        <w:t>Answer Yes/No for the following questions</w:t>
      </w:r>
    </w:p>
    <w:p w14:paraId="27FFFE56" w14:textId="77777777" w:rsidR="003A549C" w:rsidRPr="003908F6" w:rsidRDefault="003A549C" w:rsidP="003A549C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Did the provider ask if you have a fever</w:t>
      </w:r>
    </w:p>
    <w:p w14:paraId="22CCFDD7" w14:textId="77777777" w:rsidR="003A549C" w:rsidRPr="003908F6" w:rsidRDefault="003A549C" w:rsidP="003A549C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del w:id="6" w:author="Wright,Ashleigh" w:date="2026-05-18T22:16:00Z" w16du:dateUtc="2026-05-18T22:16:36Z">
        <w:r w:rsidRPr="6BE2228D" w:rsidDel="003A549C">
          <w:rPr>
            <w:rFonts w:ascii="Calibri" w:hAnsi="Calibri" w:cs="Calibri"/>
            <w:sz w:val="22"/>
            <w:szCs w:val="22"/>
          </w:rPr>
          <w:delText>Did the provider ask if you have any medication allergies</w:delText>
        </w:r>
      </w:del>
      <w:r w:rsidRPr="6BE2228D">
        <w:rPr>
          <w:rFonts w:ascii="Calibri" w:hAnsi="Calibri" w:cs="Calibri"/>
          <w:sz w:val="22"/>
          <w:szCs w:val="22"/>
        </w:rPr>
        <w:t xml:space="preserve"> </w:t>
      </w:r>
    </w:p>
    <w:p w14:paraId="2D32D75B" w14:textId="77777777" w:rsidR="003A549C" w:rsidRPr="003908F6" w:rsidRDefault="003A549C" w:rsidP="003A549C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6BE2228D">
        <w:rPr>
          <w:rFonts w:ascii="Calibri" w:hAnsi="Calibri" w:cs="Calibri"/>
          <w:sz w:val="22"/>
          <w:szCs w:val="22"/>
        </w:rPr>
        <w:t xml:space="preserve">Did the provider ask if you are allergic to penicillin </w:t>
      </w:r>
    </w:p>
    <w:p w14:paraId="127C8505" w14:textId="77777777" w:rsidR="003A549C" w:rsidRPr="003908F6" w:rsidRDefault="003A549C" w:rsidP="003A549C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Did the provider ask if there is pain with cold?</w:t>
      </w:r>
    </w:p>
    <w:p w14:paraId="4E07C4D1" w14:textId="6192836E" w:rsidR="003A549C" w:rsidRPr="003908F6" w:rsidRDefault="003A549C" w:rsidP="003A549C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4EF4C633">
        <w:rPr>
          <w:rFonts w:ascii="Calibri" w:hAnsi="Calibri" w:cs="Calibri"/>
          <w:sz w:val="22"/>
          <w:szCs w:val="22"/>
        </w:rPr>
        <w:t>Did the provider ask if th</w:t>
      </w:r>
      <w:del w:id="7" w:author="Wright,Ashleigh" w:date="2026-05-18T22:13:00Z" w16du:dateUtc="2026-05-18T22:13:46Z">
        <w:r w:rsidRPr="4EF4C633" w:rsidDel="003A549C">
          <w:rPr>
            <w:rFonts w:ascii="Calibri" w:hAnsi="Calibri" w:cs="Calibri"/>
            <w:sz w:val="22"/>
            <w:szCs w:val="22"/>
          </w:rPr>
          <w:delText xml:space="preserve">ere is pain with cold, whether it </w:delText>
        </w:r>
      </w:del>
      <w:ins w:id="8" w:author="Wright,Ashleigh" w:date="2026-05-18T22:13:00Z" w16du:dateUtc="2026-05-18T22:13:47Z">
        <w:r w:rsidR="41CA2F1B" w:rsidRPr="4EF4C633">
          <w:rPr>
            <w:rFonts w:ascii="Calibri" w:hAnsi="Calibri" w:cs="Calibri"/>
            <w:sz w:val="22"/>
            <w:szCs w:val="22"/>
          </w:rPr>
          <w:t xml:space="preserve">e pain </w:t>
        </w:r>
      </w:ins>
      <w:r w:rsidRPr="4EF4C633">
        <w:rPr>
          <w:rFonts w:ascii="Calibri" w:hAnsi="Calibri" w:cs="Calibri"/>
          <w:sz w:val="22"/>
          <w:szCs w:val="22"/>
        </w:rPr>
        <w:t>goes away immediately or persists after removing the cold trigger?</w:t>
      </w:r>
    </w:p>
    <w:p w14:paraId="1B166204" w14:textId="77777777" w:rsidR="003A549C" w:rsidRPr="003908F6" w:rsidRDefault="003A549C" w:rsidP="003A549C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>Did the provider ask if there is pain with biting/chewing/tapping the tooth</w:t>
      </w:r>
    </w:p>
    <w:p w14:paraId="44BAEFFF" w14:textId="77777777" w:rsidR="003A549C" w:rsidRPr="003908F6" w:rsidRDefault="003A549C" w:rsidP="003A549C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Did the provider ask you if you have taken Advil/Motrin (ibuprofen) or Tylenol or antibiotic at home </w:t>
      </w:r>
    </w:p>
    <w:p w14:paraId="5295DA7C" w14:textId="77777777" w:rsidR="003A549C" w:rsidRPr="003908F6" w:rsidRDefault="003A549C" w:rsidP="003A549C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Did the provider offer you dental block, dental anesthesia, injection? </w:t>
      </w:r>
    </w:p>
    <w:p w14:paraId="59EBA083" w14:textId="77777777" w:rsidR="003A549C" w:rsidRPr="003908F6" w:rsidRDefault="003A549C" w:rsidP="003A549C">
      <w:pPr>
        <w:pStyle w:val="ListParagraph"/>
        <w:numPr>
          <w:ilvl w:val="1"/>
          <w:numId w:val="34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If yes, did they explain that it provides temporary pain relief </w:t>
      </w:r>
    </w:p>
    <w:p w14:paraId="6655F45A" w14:textId="77777777" w:rsidR="00AB693C" w:rsidRPr="003908F6" w:rsidRDefault="003A549C" w:rsidP="003A549C">
      <w:pPr>
        <w:pStyle w:val="ListParagraph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908F6">
        <w:rPr>
          <w:rFonts w:ascii="Calibri" w:hAnsi="Calibri" w:cs="Calibri"/>
          <w:sz w:val="22"/>
          <w:szCs w:val="22"/>
        </w:rPr>
        <w:t xml:space="preserve">Did the provider tell you that </w:t>
      </w:r>
      <w:r w:rsidR="00AB0EAB" w:rsidRPr="003908F6">
        <w:rPr>
          <w:rFonts w:ascii="Calibri" w:hAnsi="Calibri" w:cs="Calibri"/>
          <w:sz w:val="22"/>
          <w:szCs w:val="22"/>
        </w:rPr>
        <w:t xml:space="preserve">the antibiotics you received will not resolve the </w:t>
      </w:r>
      <w:r w:rsidR="004A1265" w:rsidRPr="003908F6">
        <w:rPr>
          <w:rFonts w:ascii="Calibri" w:hAnsi="Calibri" w:cs="Calibri"/>
          <w:sz w:val="22"/>
          <w:szCs w:val="22"/>
        </w:rPr>
        <w:t>tooth</w:t>
      </w:r>
      <w:r w:rsidR="00AB693C" w:rsidRPr="003908F6">
        <w:rPr>
          <w:rFonts w:ascii="Calibri" w:hAnsi="Calibri" w:cs="Calibri"/>
          <w:sz w:val="22"/>
          <w:szCs w:val="22"/>
        </w:rPr>
        <w:t xml:space="preserve"> problem?</w:t>
      </w:r>
    </w:p>
    <w:p w14:paraId="39E5C5A0" w14:textId="4E4257C8" w:rsidR="00956E54" w:rsidRPr="003908F6" w:rsidRDefault="00145424">
      <w:pPr>
        <w:rPr>
          <w:rFonts w:ascii="Calibri" w:hAnsi="Calibri" w:cs="Calibri"/>
          <w:sz w:val="22"/>
          <w:szCs w:val="22"/>
        </w:rPr>
      </w:pPr>
      <w:ins w:id="9" w:author="Khouja, Tumader" w:date="2026-07-06T10:19:00Z" w16du:dateUtc="2026-07-06T14:19:00Z">
        <w:r w:rsidRPr="00145424">
          <w:rPr>
            <w:rFonts w:ascii="Calibri" w:hAnsi="Calibri" w:cs="Calibri"/>
            <w:sz w:val="22"/>
            <w:szCs w:val="22"/>
          </w:rPr>
          <w:lastRenderedPageBreak/>
          <w:drawing>
            <wp:inline distT="0" distB="0" distL="0" distR="0" wp14:anchorId="622E7DE7" wp14:editId="2CA0F67D">
              <wp:extent cx="5075360" cy="7696867"/>
              <wp:effectExtent l="0" t="0" r="0" b="0"/>
              <wp:docPr id="188109291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81092913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75360" cy="769686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sectPr w:rsidR="00956E54" w:rsidRPr="003908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houja, Tumader" w:date="2026-05-16T12:01:00Z" w:initials="TK">
    <w:p w14:paraId="57C4A0F8" w14:textId="77777777" w:rsidR="00DF187D" w:rsidRDefault="00DF187D" w:rsidP="00DF187D">
      <w:pPr>
        <w:pStyle w:val="CommentText"/>
      </w:pPr>
      <w:r>
        <w:rPr>
          <w:rStyle w:val="CommentReference"/>
        </w:rPr>
        <w:annotationRef/>
      </w:r>
      <w:r>
        <w:rPr>
          <w:color w:val="0F4761"/>
        </w:rPr>
        <w:t>Vital Signs (on arrival)</w:t>
      </w:r>
    </w:p>
    <w:p w14:paraId="2D602FFF" w14:textId="77777777" w:rsidR="00DF187D" w:rsidRDefault="00DF187D" w:rsidP="00DF187D">
      <w:pPr>
        <w:pStyle w:val="CommentText"/>
        <w:numPr>
          <w:ilvl w:val="0"/>
          <w:numId w:val="25"/>
        </w:numPr>
        <w:ind w:left="720"/>
      </w:pPr>
      <w:r>
        <w:t xml:space="preserve">Temperature: </w:t>
      </w:r>
      <w:r>
        <w:rPr>
          <w:b/>
          <w:bCs/>
        </w:rPr>
        <w:t>38.4°C (101.1°F)</w:t>
      </w:r>
    </w:p>
    <w:p w14:paraId="5E1E24AC" w14:textId="77777777" w:rsidR="00DF187D" w:rsidRDefault="00DF187D" w:rsidP="00DF187D">
      <w:pPr>
        <w:pStyle w:val="CommentText"/>
        <w:numPr>
          <w:ilvl w:val="0"/>
          <w:numId w:val="25"/>
        </w:numPr>
        <w:ind w:left="720"/>
      </w:pPr>
      <w:r>
        <w:t xml:space="preserve">Heart Rate: </w:t>
      </w:r>
      <w:r>
        <w:rPr>
          <w:b/>
          <w:bCs/>
        </w:rPr>
        <w:t>108 bpm</w:t>
      </w:r>
    </w:p>
    <w:p w14:paraId="4571CEEC" w14:textId="77777777" w:rsidR="00DF187D" w:rsidRDefault="00DF187D" w:rsidP="00DF187D">
      <w:pPr>
        <w:pStyle w:val="CommentText"/>
        <w:numPr>
          <w:ilvl w:val="0"/>
          <w:numId w:val="25"/>
        </w:numPr>
      </w:pPr>
      <w:r>
        <w:t>Blood Pressure: 132/80 mmHg</w:t>
      </w:r>
    </w:p>
    <w:p w14:paraId="3A1C17EA" w14:textId="77777777" w:rsidR="00DF187D" w:rsidRDefault="00DF187D" w:rsidP="00DF187D">
      <w:pPr>
        <w:pStyle w:val="CommentText"/>
        <w:numPr>
          <w:ilvl w:val="0"/>
          <w:numId w:val="25"/>
        </w:numPr>
      </w:pPr>
      <w:r>
        <w:t>Respiratory Rate: 18 breaths/min</w:t>
      </w:r>
    </w:p>
    <w:p w14:paraId="638C1E86" w14:textId="77777777" w:rsidR="00DF187D" w:rsidRDefault="00DF187D" w:rsidP="00DF187D">
      <w:pPr>
        <w:pStyle w:val="CommentText"/>
        <w:numPr>
          <w:ilvl w:val="0"/>
          <w:numId w:val="25"/>
        </w:numPr>
      </w:pPr>
      <w:r>
        <w:t>Oxygen Saturation: 98% on room air</w:t>
      </w:r>
    </w:p>
  </w:comment>
  <w:comment w:id="1" w:author="Khouja, Tumader" w:date="2026-05-16T12:09:00Z" w:initials="TK">
    <w:p w14:paraId="036DA950" w14:textId="77777777" w:rsidR="00121F98" w:rsidRDefault="00121F98" w:rsidP="00121F98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Airway:</w:t>
      </w:r>
    </w:p>
    <w:p w14:paraId="210504AE" w14:textId="77777777" w:rsidR="00121F98" w:rsidRDefault="00121F98" w:rsidP="00121F98">
      <w:pPr>
        <w:pStyle w:val="CommentText"/>
        <w:numPr>
          <w:ilvl w:val="0"/>
          <w:numId w:val="26"/>
        </w:numPr>
      </w:pPr>
      <w:r>
        <w:t>Patent</w:t>
      </w:r>
    </w:p>
    <w:p w14:paraId="58915DE7" w14:textId="77777777" w:rsidR="00121F98" w:rsidRDefault="00121F98" w:rsidP="00121F98">
      <w:pPr>
        <w:pStyle w:val="CommentText"/>
        <w:numPr>
          <w:ilvl w:val="0"/>
          <w:numId w:val="26"/>
        </w:numPr>
      </w:pPr>
      <w:r>
        <w:t>Normal voice</w:t>
      </w:r>
    </w:p>
    <w:p w14:paraId="5BCC46D3" w14:textId="77777777" w:rsidR="00121F98" w:rsidRDefault="00121F98" w:rsidP="00121F98">
      <w:pPr>
        <w:pStyle w:val="CommentText"/>
        <w:numPr>
          <w:ilvl w:val="0"/>
          <w:numId w:val="26"/>
        </w:numPr>
      </w:pPr>
      <w:r>
        <w:t>No drooling</w:t>
      </w:r>
    </w:p>
    <w:p w14:paraId="46C5F9AC" w14:textId="77777777" w:rsidR="00121F98" w:rsidRDefault="00121F98" w:rsidP="00121F98">
      <w:pPr>
        <w:pStyle w:val="CommentText"/>
      </w:pPr>
      <w:r>
        <w:rPr>
          <w:b/>
          <w:bCs/>
        </w:rPr>
        <w:t>Respiratory/Cardiovascular:</w:t>
      </w:r>
    </w:p>
    <w:p w14:paraId="34082057" w14:textId="77777777" w:rsidR="00121F98" w:rsidRDefault="00121F98" w:rsidP="00121F98">
      <w:pPr>
        <w:pStyle w:val="CommentText"/>
        <w:numPr>
          <w:ilvl w:val="0"/>
          <w:numId w:val="27"/>
        </w:numPr>
      </w:pPr>
      <w:r>
        <w:t>Mild tachycardia</w:t>
      </w:r>
    </w:p>
    <w:p w14:paraId="12E4E74B" w14:textId="77777777" w:rsidR="00121F98" w:rsidRDefault="00121F98" w:rsidP="00121F98">
      <w:pPr>
        <w:pStyle w:val="CommentText"/>
        <w:numPr>
          <w:ilvl w:val="0"/>
          <w:numId w:val="27"/>
        </w:numPr>
      </w:pPr>
      <w:r>
        <w:t>Lungs clear, non-labored breathing</w:t>
      </w:r>
    </w:p>
  </w:comment>
  <w:comment w:id="2" w:author="Khouja, Tumader" w:date="2026-05-16T12:34:00Z" w:initials="TK">
    <w:p w14:paraId="7A8085D6" w14:textId="77777777" w:rsidR="00C67871" w:rsidRDefault="00C67871" w:rsidP="00C67871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Laboratory Results:</w:t>
      </w:r>
    </w:p>
    <w:p w14:paraId="2F9B4FFD" w14:textId="77777777" w:rsidR="00C67871" w:rsidRDefault="00C67871" w:rsidP="00C67871">
      <w:pPr>
        <w:pStyle w:val="CommentText"/>
        <w:numPr>
          <w:ilvl w:val="0"/>
          <w:numId w:val="30"/>
        </w:numPr>
      </w:pPr>
      <w:r>
        <w:t xml:space="preserve">WBC: </w:t>
      </w:r>
      <w:r>
        <w:rPr>
          <w:b/>
          <w:bCs/>
        </w:rPr>
        <w:t>14.8 ×10⁹/L</w:t>
      </w:r>
      <w:r>
        <w:t xml:space="preserve"> (neutrophil predominant)</w:t>
      </w:r>
    </w:p>
    <w:p w14:paraId="74587074" w14:textId="77777777" w:rsidR="00C67871" w:rsidRDefault="00C67871" w:rsidP="00C67871">
      <w:pPr>
        <w:pStyle w:val="CommentText"/>
        <w:numPr>
          <w:ilvl w:val="0"/>
          <w:numId w:val="31"/>
        </w:numPr>
      </w:pPr>
      <w:r>
        <w:t>Lactate: Normal</w:t>
      </w:r>
    </w:p>
    <w:p w14:paraId="7FDF0048" w14:textId="77777777" w:rsidR="00C67871" w:rsidRDefault="00C67871" w:rsidP="00C67871">
      <w:pPr>
        <w:pStyle w:val="CommentText"/>
        <w:numPr>
          <w:ilvl w:val="0"/>
          <w:numId w:val="31"/>
        </w:numPr>
      </w:pPr>
      <w:r>
        <w:t>BMP: Within normal limits</w:t>
      </w:r>
    </w:p>
    <w:p w14:paraId="291ACAF6" w14:textId="77777777" w:rsidR="00C67871" w:rsidRDefault="00C67871" w:rsidP="00C67871">
      <w:pPr>
        <w:pStyle w:val="CommentText"/>
      </w:pPr>
      <w:r>
        <w:rPr>
          <w:b/>
          <w:bCs/>
        </w:rPr>
        <w:t>Imaging:</w:t>
      </w:r>
    </w:p>
    <w:p w14:paraId="03E8FC23" w14:textId="77777777" w:rsidR="00C67871" w:rsidRDefault="00C67871" w:rsidP="00C67871">
      <w:pPr>
        <w:pStyle w:val="CommentText"/>
        <w:numPr>
          <w:ilvl w:val="0"/>
          <w:numId w:val="32"/>
        </w:numPr>
      </w:pPr>
      <w:r>
        <w:t>CT face with IV contrast:</w:t>
      </w:r>
    </w:p>
    <w:p w14:paraId="1C1D8A1B" w14:textId="77777777" w:rsidR="00C67871" w:rsidRDefault="00C67871" w:rsidP="00C67871">
      <w:pPr>
        <w:pStyle w:val="CommentText"/>
        <w:numPr>
          <w:ilvl w:val="1"/>
          <w:numId w:val="32"/>
        </w:numPr>
      </w:pPr>
      <w:r>
        <w:rPr>
          <w:b/>
          <w:bCs/>
        </w:rPr>
        <w:t>Periapical abscess of the upper right molar with surrounding cellulitis</w:t>
      </w:r>
    </w:p>
    <w:p w14:paraId="52B165E7" w14:textId="77777777" w:rsidR="00C67871" w:rsidRDefault="00C67871" w:rsidP="00C67871">
      <w:pPr>
        <w:pStyle w:val="CommentText"/>
        <w:numPr>
          <w:ilvl w:val="1"/>
          <w:numId w:val="32"/>
        </w:numPr>
      </w:pPr>
      <w:r>
        <w:t>No deep space involvement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8C1E86" w15:done="0"/>
  <w15:commentEx w15:paraId="12E4E74B" w15:paraIdParent="638C1E86" w15:done="0"/>
  <w15:commentEx w15:paraId="52B165E7" w15:paraIdParent="638C1E8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147AB9" w16cex:dateUtc="2026-05-16T16:01:00Z"/>
  <w16cex:commentExtensible w16cex:durableId="04168995" w16cex:dateUtc="2026-05-16T16:09:00Z"/>
  <w16cex:commentExtensible w16cex:durableId="652971CB" w16cex:dateUtc="2026-05-16T16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8C1E86" w16cid:durableId="02147AB9"/>
  <w16cid:commentId w16cid:paraId="12E4E74B" w16cid:durableId="04168995"/>
  <w16cid:commentId w16cid:paraId="52B165E7" w16cid:durableId="652971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373"/>
    <w:multiLevelType w:val="hybridMultilevel"/>
    <w:tmpl w:val="4432AB48"/>
    <w:lvl w:ilvl="0" w:tplc="5ED23B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D2EC9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10E69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F0CE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F4AE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F58F6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AECA5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450E3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7C58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4597F77"/>
    <w:multiLevelType w:val="hybridMultilevel"/>
    <w:tmpl w:val="B6B6D5A0"/>
    <w:lvl w:ilvl="0" w:tplc="D91ED8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84E32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F7AEA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9E4D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0213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B8D5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066831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202A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5C2FF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4E8585B"/>
    <w:multiLevelType w:val="hybridMultilevel"/>
    <w:tmpl w:val="DABCEA72"/>
    <w:lvl w:ilvl="0" w:tplc="C06208C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62A410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3F23B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23B89D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D79E40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0902CAC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6178D83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C1069D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D9F8A8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" w15:restartNumberingAfterBreak="0">
    <w:nsid w:val="0C571548"/>
    <w:multiLevelType w:val="hybridMultilevel"/>
    <w:tmpl w:val="297CF94C"/>
    <w:lvl w:ilvl="0" w:tplc="7B2A64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CDC8E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32EC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A8887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600C7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5B481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3228E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B76C9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C6A5C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19123DE"/>
    <w:multiLevelType w:val="hybridMultilevel"/>
    <w:tmpl w:val="490CA5E2"/>
    <w:lvl w:ilvl="0" w:tplc="5262CA9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941A2F6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82AA24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972602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EE9CA0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6BA2A60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CB6A425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FCADC1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F923E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5" w15:restartNumberingAfterBreak="0">
    <w:nsid w:val="1F913030"/>
    <w:multiLevelType w:val="hybridMultilevel"/>
    <w:tmpl w:val="AE0805EA"/>
    <w:lvl w:ilvl="0" w:tplc="601EEF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3AE1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7461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4EA9A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FB235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9DAFB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B24B6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65C8E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09C7F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234542E3"/>
    <w:multiLevelType w:val="hybridMultilevel"/>
    <w:tmpl w:val="93C0A980"/>
    <w:lvl w:ilvl="0" w:tplc="25C69E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61C19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61488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63E4C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08C5D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82B2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11464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9C2A7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112C5D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A234114"/>
    <w:multiLevelType w:val="hybridMultilevel"/>
    <w:tmpl w:val="B22E08CA"/>
    <w:lvl w:ilvl="0" w:tplc="76E801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0E76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662F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5A0A4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5BEFB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4FC6A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B0204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809A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47E7F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2F662904"/>
    <w:multiLevelType w:val="hybridMultilevel"/>
    <w:tmpl w:val="77D0C4C6"/>
    <w:lvl w:ilvl="0" w:tplc="625844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4A88A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12CB4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BA40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AE0FD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8A46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174CB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8A16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CEEF8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38DB5B74"/>
    <w:multiLevelType w:val="hybridMultilevel"/>
    <w:tmpl w:val="7BE6BCD2"/>
    <w:lvl w:ilvl="0" w:tplc="3B4EAB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9F427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C0C3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C16A3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69251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8FA01B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6C681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0AA6A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72AA5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3A3A147F"/>
    <w:multiLevelType w:val="hybridMultilevel"/>
    <w:tmpl w:val="ED70A294"/>
    <w:lvl w:ilvl="0" w:tplc="A23A37F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5A0DEF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9482B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BC406D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D734A8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01C8C5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198C53C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9C0E479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4316F5E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1" w15:restartNumberingAfterBreak="0">
    <w:nsid w:val="3BEC7CCC"/>
    <w:multiLevelType w:val="hybridMultilevel"/>
    <w:tmpl w:val="BC9AD634"/>
    <w:lvl w:ilvl="0" w:tplc="37E815C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AF66E64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2" w:tplc="94B2DC7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6B4A5C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A6AA76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B6F465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70DC3FA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4B322C5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5582E02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2" w15:restartNumberingAfterBreak="0">
    <w:nsid w:val="3DDD0779"/>
    <w:multiLevelType w:val="hybridMultilevel"/>
    <w:tmpl w:val="967A6088"/>
    <w:lvl w:ilvl="0" w:tplc="C15A50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14267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AAC29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D8417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2423B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AC29A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2423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30E3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59EB0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DE71892"/>
    <w:multiLevelType w:val="hybridMultilevel"/>
    <w:tmpl w:val="A02E88B8"/>
    <w:lvl w:ilvl="0" w:tplc="64CA2B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36C4F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8A42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1C5A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12F6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57C58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E891C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AAD3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64491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3DF3510B"/>
    <w:multiLevelType w:val="hybridMultilevel"/>
    <w:tmpl w:val="A622FE68"/>
    <w:lvl w:ilvl="0" w:tplc="60A40E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6E70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0C0F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D7C8C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A664C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EE40E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6540C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E70FC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DE456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3E7F5BEF"/>
    <w:multiLevelType w:val="hybridMultilevel"/>
    <w:tmpl w:val="5DDE8372"/>
    <w:lvl w:ilvl="0" w:tplc="52EEE7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A206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601B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52EAB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786F5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D1C33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2445D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0A88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0F65E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ECB25DE"/>
    <w:multiLevelType w:val="hybridMultilevel"/>
    <w:tmpl w:val="E7FC4B38"/>
    <w:lvl w:ilvl="0" w:tplc="F170D708">
      <w:start w:val="1"/>
      <w:numFmt w:val="bullet"/>
      <w:lvlText w:val="●"/>
      <w:lvlJc w:val="left"/>
      <w:pPr>
        <w:ind w:left="720" w:hanging="360"/>
      </w:pPr>
    </w:lvl>
    <w:lvl w:ilvl="1" w:tplc="EE864970">
      <w:start w:val="1"/>
      <w:numFmt w:val="bullet"/>
      <w:lvlText w:val="○"/>
      <w:lvlJc w:val="left"/>
      <w:pPr>
        <w:ind w:left="1440" w:hanging="360"/>
      </w:pPr>
    </w:lvl>
    <w:lvl w:ilvl="2" w:tplc="C29A17AC">
      <w:start w:val="1"/>
      <w:numFmt w:val="bullet"/>
      <w:lvlText w:val="■"/>
      <w:lvlJc w:val="left"/>
      <w:pPr>
        <w:ind w:left="2160" w:hanging="360"/>
      </w:pPr>
    </w:lvl>
    <w:lvl w:ilvl="3" w:tplc="692C55EC">
      <w:start w:val="1"/>
      <w:numFmt w:val="bullet"/>
      <w:lvlText w:val="●"/>
      <w:lvlJc w:val="left"/>
      <w:pPr>
        <w:ind w:left="2880" w:hanging="360"/>
      </w:pPr>
    </w:lvl>
    <w:lvl w:ilvl="4" w:tplc="955C7BC4">
      <w:start w:val="1"/>
      <w:numFmt w:val="bullet"/>
      <w:lvlText w:val="○"/>
      <w:lvlJc w:val="left"/>
      <w:pPr>
        <w:ind w:left="3600" w:hanging="360"/>
      </w:pPr>
    </w:lvl>
    <w:lvl w:ilvl="5" w:tplc="A3905D22">
      <w:start w:val="1"/>
      <w:numFmt w:val="bullet"/>
      <w:lvlText w:val="■"/>
      <w:lvlJc w:val="left"/>
      <w:pPr>
        <w:ind w:left="4320" w:hanging="360"/>
      </w:pPr>
    </w:lvl>
    <w:lvl w:ilvl="6" w:tplc="767A8F74">
      <w:start w:val="1"/>
      <w:numFmt w:val="bullet"/>
      <w:lvlText w:val="●"/>
      <w:lvlJc w:val="left"/>
      <w:pPr>
        <w:ind w:left="5040" w:hanging="360"/>
      </w:pPr>
    </w:lvl>
    <w:lvl w:ilvl="7" w:tplc="BFB2ADD2">
      <w:start w:val="1"/>
      <w:numFmt w:val="bullet"/>
      <w:lvlText w:val="●"/>
      <w:lvlJc w:val="left"/>
      <w:pPr>
        <w:ind w:left="5760" w:hanging="360"/>
      </w:pPr>
    </w:lvl>
    <w:lvl w:ilvl="8" w:tplc="E2A428FE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410F2B26"/>
    <w:multiLevelType w:val="hybridMultilevel"/>
    <w:tmpl w:val="F35EE064"/>
    <w:lvl w:ilvl="0" w:tplc="E72041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6D0AF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E44E5E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0A28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0E0F5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08CAC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1AB0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7A1C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D58EC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42131DF9"/>
    <w:multiLevelType w:val="hybridMultilevel"/>
    <w:tmpl w:val="3B046396"/>
    <w:lvl w:ilvl="0" w:tplc="062E66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362B8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3C825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76682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188E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DC812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15412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CEB8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1C54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449F5125"/>
    <w:multiLevelType w:val="hybridMultilevel"/>
    <w:tmpl w:val="92D0C466"/>
    <w:lvl w:ilvl="0" w:tplc="040A5E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F6ACC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45ED0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6AAF2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9C28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EE2A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C62DD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D265E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2A7B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60E4EFE"/>
    <w:multiLevelType w:val="hybridMultilevel"/>
    <w:tmpl w:val="3D404814"/>
    <w:lvl w:ilvl="0" w:tplc="8A2077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C62E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C8E6A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2B2B7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25803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3AACA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B7CAC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F0410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94623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4DE63044"/>
    <w:multiLevelType w:val="hybridMultilevel"/>
    <w:tmpl w:val="95044F24"/>
    <w:lvl w:ilvl="0" w:tplc="89B0B3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366D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4A66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71091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C606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D1E72E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9BCBD9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05C8A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32225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4EBC3643"/>
    <w:multiLevelType w:val="hybridMultilevel"/>
    <w:tmpl w:val="5636CED0"/>
    <w:lvl w:ilvl="0" w:tplc="F7B2FAC0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05468C"/>
    <w:multiLevelType w:val="hybridMultilevel"/>
    <w:tmpl w:val="325C7D0C"/>
    <w:lvl w:ilvl="0" w:tplc="D9E22D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4B679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0A475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1FA6C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C2DD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906E8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20022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C279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DC0DF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5737767"/>
    <w:multiLevelType w:val="hybridMultilevel"/>
    <w:tmpl w:val="09A8E688"/>
    <w:lvl w:ilvl="0" w:tplc="8A6A8C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B3E94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8ADD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74A4A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68DD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F308D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4D445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BCB2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9B090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C8D55BC"/>
    <w:multiLevelType w:val="hybridMultilevel"/>
    <w:tmpl w:val="9F4243A6"/>
    <w:lvl w:ilvl="0" w:tplc="8FAAD2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29600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2AAF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5896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2AA8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92E3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1C7C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62CA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9A77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60403BA9"/>
    <w:multiLevelType w:val="hybridMultilevel"/>
    <w:tmpl w:val="26E8092C"/>
    <w:lvl w:ilvl="0" w:tplc="466AD5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C0EB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6495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DC0B9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B0BB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916B0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8CD4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71ACC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BCEC4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5454C4E"/>
    <w:multiLevelType w:val="hybridMultilevel"/>
    <w:tmpl w:val="01F6A588"/>
    <w:lvl w:ilvl="0" w:tplc="D138CB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BF2F9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AC8D3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2D60D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DE78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BEA39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D9CFD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522A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BCA3A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 w15:restartNumberingAfterBreak="0">
    <w:nsid w:val="66894FCE"/>
    <w:multiLevelType w:val="hybridMultilevel"/>
    <w:tmpl w:val="BE9256B6"/>
    <w:lvl w:ilvl="0" w:tplc="128849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0C26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7183E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0830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2AEAE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64A8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3A83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0C0A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9445F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6C942D43"/>
    <w:multiLevelType w:val="hybridMultilevel"/>
    <w:tmpl w:val="364EA9F0"/>
    <w:lvl w:ilvl="0" w:tplc="F3628E9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5B2E8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F58F6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D54AF8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071E69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19BCB9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BF1ADFB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DC4863A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9342B5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0" w15:restartNumberingAfterBreak="0">
    <w:nsid w:val="6DAE0DC0"/>
    <w:multiLevelType w:val="hybridMultilevel"/>
    <w:tmpl w:val="7E064080"/>
    <w:lvl w:ilvl="0" w:tplc="D7602E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78213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A40C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A4E7D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E3A3E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61CC1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3B66AC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AF0D3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B9EA7A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76225066"/>
    <w:multiLevelType w:val="hybridMultilevel"/>
    <w:tmpl w:val="33524408"/>
    <w:lvl w:ilvl="0" w:tplc="6B2294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4ACA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9D7899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3F665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29A92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8663D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188F4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92218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C5A0C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2" w15:restartNumberingAfterBreak="0">
    <w:nsid w:val="7AC24389"/>
    <w:multiLevelType w:val="hybridMultilevel"/>
    <w:tmpl w:val="37BEBD82"/>
    <w:lvl w:ilvl="0" w:tplc="A156CBB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E92C8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C42DF4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8000F2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FAB4729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FB9AEF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FCA0328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CD84DEF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B950C7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3" w15:restartNumberingAfterBreak="0">
    <w:nsid w:val="7D26752B"/>
    <w:multiLevelType w:val="hybridMultilevel"/>
    <w:tmpl w:val="2FDEC03E"/>
    <w:lvl w:ilvl="0" w:tplc="FBB87F0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93465F4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2" w:tplc="6868DC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9024585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1BC838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D7EADA7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E4AC329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434AE64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C650A2C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 w16cid:durableId="1690835932">
    <w:abstractNumId w:val="16"/>
    <w:lvlOverride w:ilvl="0">
      <w:startOverride w:val="1"/>
    </w:lvlOverride>
  </w:num>
  <w:num w:numId="2" w16cid:durableId="1357580746">
    <w:abstractNumId w:val="24"/>
  </w:num>
  <w:num w:numId="3" w16cid:durableId="1308631699">
    <w:abstractNumId w:val="17"/>
  </w:num>
  <w:num w:numId="4" w16cid:durableId="1044645904">
    <w:abstractNumId w:val="9"/>
  </w:num>
  <w:num w:numId="5" w16cid:durableId="2118981409">
    <w:abstractNumId w:val="20"/>
  </w:num>
  <w:num w:numId="6" w16cid:durableId="593518847">
    <w:abstractNumId w:val="8"/>
  </w:num>
  <w:num w:numId="7" w16cid:durableId="813059999">
    <w:abstractNumId w:val="3"/>
  </w:num>
  <w:num w:numId="8" w16cid:durableId="868105275">
    <w:abstractNumId w:val="25"/>
  </w:num>
  <w:num w:numId="9" w16cid:durableId="275984773">
    <w:abstractNumId w:val="0"/>
  </w:num>
  <w:num w:numId="10" w16cid:durableId="1001279862">
    <w:abstractNumId w:val="26"/>
  </w:num>
  <w:num w:numId="11" w16cid:durableId="339235992">
    <w:abstractNumId w:val="21"/>
  </w:num>
  <w:num w:numId="12" w16cid:durableId="1013844007">
    <w:abstractNumId w:val="15"/>
  </w:num>
  <w:num w:numId="13" w16cid:durableId="1710297196">
    <w:abstractNumId w:val="6"/>
  </w:num>
  <w:num w:numId="14" w16cid:durableId="1012612293">
    <w:abstractNumId w:val="30"/>
  </w:num>
  <w:num w:numId="15" w16cid:durableId="361833033">
    <w:abstractNumId w:val="12"/>
  </w:num>
  <w:num w:numId="16" w16cid:durableId="1946495987">
    <w:abstractNumId w:val="5"/>
  </w:num>
  <w:num w:numId="17" w16cid:durableId="1395741181">
    <w:abstractNumId w:val="28"/>
  </w:num>
  <w:num w:numId="18" w16cid:durableId="1076828629">
    <w:abstractNumId w:val="23"/>
  </w:num>
  <w:num w:numId="19" w16cid:durableId="1287662475">
    <w:abstractNumId w:val="7"/>
  </w:num>
  <w:num w:numId="20" w16cid:durableId="832528920">
    <w:abstractNumId w:val="1"/>
  </w:num>
  <w:num w:numId="21" w16cid:durableId="1821842470">
    <w:abstractNumId w:val="19"/>
  </w:num>
  <w:num w:numId="22" w16cid:durableId="1621260163">
    <w:abstractNumId w:val="27"/>
  </w:num>
  <w:num w:numId="23" w16cid:durableId="861552139">
    <w:abstractNumId w:val="14"/>
  </w:num>
  <w:num w:numId="24" w16cid:durableId="2084057299">
    <w:abstractNumId w:val="13"/>
  </w:num>
  <w:num w:numId="25" w16cid:durableId="1470780152">
    <w:abstractNumId w:val="4"/>
  </w:num>
  <w:num w:numId="26" w16cid:durableId="1467314289">
    <w:abstractNumId w:val="2"/>
  </w:num>
  <w:num w:numId="27" w16cid:durableId="1707635476">
    <w:abstractNumId w:val="10"/>
  </w:num>
  <w:num w:numId="28" w16cid:durableId="1741099526">
    <w:abstractNumId w:val="29"/>
  </w:num>
  <w:num w:numId="29" w16cid:durableId="1317105184">
    <w:abstractNumId w:val="33"/>
  </w:num>
  <w:num w:numId="30" w16cid:durableId="1108309527">
    <w:abstractNumId w:val="31"/>
  </w:num>
  <w:num w:numId="31" w16cid:durableId="1988625638">
    <w:abstractNumId w:val="32"/>
  </w:num>
  <w:num w:numId="32" w16cid:durableId="1334259612">
    <w:abstractNumId w:val="11"/>
  </w:num>
  <w:num w:numId="33" w16cid:durableId="19091021">
    <w:abstractNumId w:val="18"/>
  </w:num>
  <w:num w:numId="34" w16cid:durableId="2026248272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houja, Tumader">
    <w15:presenceInfo w15:providerId="AD" w15:userId="S::tumaderkhouja@ufl.edu::40bf309b-12e7-4977-bdd5-a31efe51cb1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E54"/>
    <w:rsid w:val="000828F4"/>
    <w:rsid w:val="000A37C2"/>
    <w:rsid w:val="000A69EB"/>
    <w:rsid w:val="000C4304"/>
    <w:rsid w:val="000D0D99"/>
    <w:rsid w:val="000D1E6E"/>
    <w:rsid w:val="0010645D"/>
    <w:rsid w:val="00121F98"/>
    <w:rsid w:val="00145424"/>
    <w:rsid w:val="0017464D"/>
    <w:rsid w:val="001C1061"/>
    <w:rsid w:val="001C5410"/>
    <w:rsid w:val="001F45B3"/>
    <w:rsid w:val="002212AE"/>
    <w:rsid w:val="00292493"/>
    <w:rsid w:val="002946BF"/>
    <w:rsid w:val="002E54BE"/>
    <w:rsid w:val="002F4BA6"/>
    <w:rsid w:val="00333BF4"/>
    <w:rsid w:val="0034164C"/>
    <w:rsid w:val="00353E48"/>
    <w:rsid w:val="003908F6"/>
    <w:rsid w:val="00394AD5"/>
    <w:rsid w:val="003A549C"/>
    <w:rsid w:val="003A6F6C"/>
    <w:rsid w:val="003B6E52"/>
    <w:rsid w:val="003E31AA"/>
    <w:rsid w:val="003E4F8C"/>
    <w:rsid w:val="00434784"/>
    <w:rsid w:val="004A1265"/>
    <w:rsid w:val="004C2A1F"/>
    <w:rsid w:val="004D0B83"/>
    <w:rsid w:val="004F291A"/>
    <w:rsid w:val="005436E7"/>
    <w:rsid w:val="005828FB"/>
    <w:rsid w:val="00594E68"/>
    <w:rsid w:val="005B17CB"/>
    <w:rsid w:val="005B23A8"/>
    <w:rsid w:val="00684270"/>
    <w:rsid w:val="00685388"/>
    <w:rsid w:val="006973A3"/>
    <w:rsid w:val="006A3DFB"/>
    <w:rsid w:val="006E5338"/>
    <w:rsid w:val="006F2C19"/>
    <w:rsid w:val="00710031"/>
    <w:rsid w:val="00716B0A"/>
    <w:rsid w:val="007842A0"/>
    <w:rsid w:val="007B0DD2"/>
    <w:rsid w:val="007F1272"/>
    <w:rsid w:val="00821F1D"/>
    <w:rsid w:val="008726F9"/>
    <w:rsid w:val="008755FE"/>
    <w:rsid w:val="008811BD"/>
    <w:rsid w:val="008957D9"/>
    <w:rsid w:val="008A30F5"/>
    <w:rsid w:val="0092022B"/>
    <w:rsid w:val="009322F3"/>
    <w:rsid w:val="00956DAD"/>
    <w:rsid w:val="00956E54"/>
    <w:rsid w:val="00964812"/>
    <w:rsid w:val="00A0611C"/>
    <w:rsid w:val="00A54375"/>
    <w:rsid w:val="00A77729"/>
    <w:rsid w:val="00A8066D"/>
    <w:rsid w:val="00AB0EAB"/>
    <w:rsid w:val="00AB693C"/>
    <w:rsid w:val="00AB6EB5"/>
    <w:rsid w:val="00B00A20"/>
    <w:rsid w:val="00B6449D"/>
    <w:rsid w:val="00B93BED"/>
    <w:rsid w:val="00BA6141"/>
    <w:rsid w:val="00BE5CA1"/>
    <w:rsid w:val="00BF36B7"/>
    <w:rsid w:val="00C10DCB"/>
    <w:rsid w:val="00C14725"/>
    <w:rsid w:val="00C51308"/>
    <w:rsid w:val="00C56943"/>
    <w:rsid w:val="00C67871"/>
    <w:rsid w:val="00CA73F8"/>
    <w:rsid w:val="00CC0738"/>
    <w:rsid w:val="00CD78F8"/>
    <w:rsid w:val="00D01283"/>
    <w:rsid w:val="00D1293E"/>
    <w:rsid w:val="00D20A56"/>
    <w:rsid w:val="00D601F6"/>
    <w:rsid w:val="00D83C8C"/>
    <w:rsid w:val="00D96D1C"/>
    <w:rsid w:val="00DB7EBB"/>
    <w:rsid w:val="00DC7B2E"/>
    <w:rsid w:val="00DF187D"/>
    <w:rsid w:val="00E70680"/>
    <w:rsid w:val="00E85142"/>
    <w:rsid w:val="00F03599"/>
    <w:rsid w:val="00F55D83"/>
    <w:rsid w:val="1109EB96"/>
    <w:rsid w:val="144A17B8"/>
    <w:rsid w:val="1CDF6384"/>
    <w:rsid w:val="2945C01D"/>
    <w:rsid w:val="2B3423E1"/>
    <w:rsid w:val="41CA2F1B"/>
    <w:rsid w:val="4EF4C633"/>
    <w:rsid w:val="6BE2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C537"/>
  <w15:docId w15:val="{BCA64A81-BE12-46B3-B171-56DAA06F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DF18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18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18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8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87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129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652</Words>
  <Characters>3717</Characters>
  <Application>Microsoft Office Word</Application>
  <DocSecurity>0</DocSecurity>
  <Lines>30</Lines>
  <Paragraphs>8</Paragraphs>
  <ScaleCrop>false</ScaleCrop>
  <Company>University of Florida Academic Health Center</Company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Khouja, Tumader</cp:lastModifiedBy>
  <cp:revision>91</cp:revision>
  <dcterms:created xsi:type="dcterms:W3CDTF">2026-04-03T15:49:00Z</dcterms:created>
  <dcterms:modified xsi:type="dcterms:W3CDTF">2026-07-06T14:19:00Z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5838220f-602b-4f50-a7f4-21b5320ec9dc</vt:lpwstr>
  </property>
</Properties>
</file>
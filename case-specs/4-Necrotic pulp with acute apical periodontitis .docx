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AA2BD" w14:textId="77777777" w:rsidR="00E71ED0" w:rsidRPr="000E204A" w:rsidRDefault="006E7C20">
      <w:pPr>
        <w:pStyle w:val="Heading1"/>
        <w:rPr>
          <w:rFonts w:ascii="Calibri" w:hAnsi="Calibri" w:cs="Calibri"/>
          <w:color w:val="auto"/>
          <w:sz w:val="24"/>
          <w:szCs w:val="24"/>
        </w:rPr>
      </w:pPr>
      <w:r w:rsidRPr="000E204A">
        <w:rPr>
          <w:rFonts w:ascii="Calibri" w:hAnsi="Calibri" w:cs="Calibri"/>
          <w:color w:val="auto"/>
          <w:sz w:val="24"/>
          <w:szCs w:val="24"/>
        </w:rPr>
        <w:t>Case Presentation: Necrotic Pulp with Acute Apical Periodontitis</w:t>
      </w:r>
    </w:p>
    <w:p w14:paraId="2B8AA2BF" w14:textId="77777777" w:rsidR="00E71ED0" w:rsidRPr="000E204A" w:rsidRDefault="006E7C20">
      <w:pPr>
        <w:pStyle w:val="Heading2"/>
        <w:rPr>
          <w:rFonts w:ascii="Calibri" w:hAnsi="Calibri" w:cs="Calibri"/>
          <w:color w:val="auto"/>
          <w:sz w:val="24"/>
          <w:szCs w:val="24"/>
        </w:rPr>
      </w:pPr>
      <w:r w:rsidRPr="000E204A">
        <w:rPr>
          <w:rFonts w:ascii="Calibri" w:hAnsi="Calibri" w:cs="Calibri"/>
          <w:color w:val="auto"/>
          <w:sz w:val="24"/>
          <w:szCs w:val="24"/>
        </w:rPr>
        <w:t>Chief Complaint</w:t>
      </w:r>
    </w:p>
    <w:p w14:paraId="2B8AA2C0" w14:textId="77777777" w:rsidR="00E71ED0" w:rsidRPr="000E204A" w:rsidRDefault="006E7C20">
      <w:pPr>
        <w:rPr>
          <w:rFonts w:ascii="Calibri" w:hAnsi="Calibri" w:cs="Calibri"/>
        </w:rPr>
      </w:pPr>
      <w:r w:rsidRPr="000E204A">
        <w:rPr>
          <w:rFonts w:ascii="Calibri" w:hAnsi="Calibri" w:cs="Calibri"/>
        </w:rPr>
        <w:t>“Severe tooth pain when biting.”</w:t>
      </w:r>
    </w:p>
    <w:p w14:paraId="49CC0236" w14:textId="77777777" w:rsidR="0082179B" w:rsidRPr="000E204A" w:rsidRDefault="0082179B" w:rsidP="0082179B">
      <w:pPr>
        <w:pStyle w:val="Heading2"/>
        <w:rPr>
          <w:rFonts w:ascii="Calibri" w:hAnsi="Calibri" w:cs="Calibri"/>
          <w:color w:val="auto"/>
          <w:sz w:val="24"/>
          <w:szCs w:val="24"/>
        </w:rPr>
      </w:pPr>
      <w:r w:rsidRPr="000E204A">
        <w:rPr>
          <w:rFonts w:ascii="Calibri" w:hAnsi="Calibri" w:cs="Calibri"/>
          <w:color w:val="auto"/>
          <w:sz w:val="24"/>
          <w:szCs w:val="24"/>
        </w:rPr>
        <w:t>Differential Diagnosis</w:t>
      </w:r>
    </w:p>
    <w:p w14:paraId="327D9AE6" w14:textId="1C1AFCE7" w:rsidR="0082179B" w:rsidRPr="000E204A" w:rsidRDefault="0082179B" w:rsidP="0082179B">
      <w:pPr>
        <w:pStyle w:val="ListParagraph"/>
        <w:numPr>
          <w:ilvl w:val="0"/>
          <w:numId w:val="13"/>
        </w:numPr>
        <w:rPr>
          <w:rFonts w:ascii="Calibri" w:hAnsi="Calibri" w:cs="Calibri"/>
        </w:rPr>
      </w:pPr>
      <w:r w:rsidRPr="000E204A">
        <w:rPr>
          <w:rFonts w:ascii="Calibri" w:hAnsi="Calibri" w:cs="Calibri"/>
        </w:rPr>
        <w:t xml:space="preserve">Necrotic pulp with acute apical periodontitis </w:t>
      </w:r>
    </w:p>
    <w:p w14:paraId="17AC35C2" w14:textId="5264E389" w:rsidR="0082179B" w:rsidRPr="000E204A" w:rsidRDefault="0082179B" w:rsidP="0082179B">
      <w:pPr>
        <w:pStyle w:val="ListParagraph"/>
        <w:numPr>
          <w:ilvl w:val="0"/>
          <w:numId w:val="13"/>
        </w:numPr>
        <w:rPr>
          <w:rFonts w:ascii="Calibri" w:hAnsi="Calibri" w:cs="Calibri"/>
        </w:rPr>
      </w:pPr>
      <w:r w:rsidRPr="000E204A">
        <w:rPr>
          <w:rFonts w:ascii="Calibri" w:hAnsi="Calibri" w:cs="Calibri"/>
        </w:rPr>
        <w:t xml:space="preserve">Irreversible pulpitis </w:t>
      </w:r>
    </w:p>
    <w:p w14:paraId="449722E7" w14:textId="0379F2C3" w:rsidR="0082179B" w:rsidRPr="000E204A" w:rsidRDefault="0082179B" w:rsidP="0082179B">
      <w:pPr>
        <w:pStyle w:val="ListParagraph"/>
        <w:numPr>
          <w:ilvl w:val="0"/>
          <w:numId w:val="13"/>
        </w:numPr>
        <w:rPr>
          <w:rFonts w:ascii="Calibri" w:hAnsi="Calibri" w:cs="Calibri"/>
        </w:rPr>
      </w:pPr>
      <w:r w:rsidRPr="000E204A">
        <w:rPr>
          <w:rFonts w:ascii="Calibri" w:hAnsi="Calibri" w:cs="Calibri"/>
        </w:rPr>
        <w:t xml:space="preserve">Periapical abscess </w:t>
      </w:r>
    </w:p>
    <w:p w14:paraId="28F13D5E" w14:textId="5EC05A70" w:rsidR="0082179B" w:rsidRPr="000E204A" w:rsidRDefault="0082179B" w:rsidP="0082179B">
      <w:pPr>
        <w:pStyle w:val="ListParagraph"/>
        <w:numPr>
          <w:ilvl w:val="0"/>
          <w:numId w:val="13"/>
        </w:numPr>
        <w:rPr>
          <w:rFonts w:ascii="Calibri" w:hAnsi="Calibri" w:cs="Calibri"/>
        </w:rPr>
      </w:pPr>
      <w:r w:rsidRPr="000E204A">
        <w:rPr>
          <w:rFonts w:ascii="Calibri" w:hAnsi="Calibri" w:cs="Calibri"/>
        </w:rPr>
        <w:t>Temporomandibular joint pain</w:t>
      </w:r>
    </w:p>
    <w:p w14:paraId="6BFE8775" w14:textId="3FC9E065" w:rsidR="0082179B" w:rsidRPr="000E204A" w:rsidRDefault="0082179B" w:rsidP="0082179B">
      <w:pPr>
        <w:rPr>
          <w:rFonts w:ascii="Calibri" w:hAnsi="Calibri" w:cs="Calibri"/>
        </w:rPr>
      </w:pPr>
      <w:r w:rsidRPr="000E204A">
        <w:rPr>
          <w:rFonts w:ascii="Calibri" w:hAnsi="Calibri" w:cs="Calibri"/>
        </w:rPr>
        <w:t xml:space="preserve">Actual diagnosis: Necrotic pulp with acute apical periodontitis </w:t>
      </w:r>
    </w:p>
    <w:p w14:paraId="2DB8F1AC" w14:textId="389491B2" w:rsidR="005E3F88" w:rsidRPr="000E204A" w:rsidRDefault="005E3F88" w:rsidP="005E3F88">
      <w:pPr>
        <w:pBdr>
          <w:top w:val="single" w:sz="12" w:space="0" w:color="auto"/>
        </w:pBdr>
        <w:spacing w:after="0"/>
        <w:rPr>
          <w:rFonts w:ascii="Calibri" w:hAnsi="Calibri" w:cs="Calibri"/>
        </w:rPr>
      </w:pPr>
      <w:r w:rsidRPr="000E204A">
        <w:rPr>
          <w:rFonts w:ascii="Calibri" w:hAnsi="Calibri" w:cs="Calibri"/>
          <w:b/>
          <w:bCs/>
        </w:rPr>
        <w:t>Opening statement:</w:t>
      </w:r>
      <w:r w:rsidRPr="000E204A">
        <w:rPr>
          <w:rFonts w:ascii="Calibri" w:hAnsi="Calibri" w:cs="Calibri"/>
        </w:rPr>
        <w:t xml:space="preserve"> “</w:t>
      </w:r>
      <w:r w:rsidR="007A746A" w:rsidRPr="000E204A">
        <w:rPr>
          <w:rFonts w:ascii="Calibri" w:hAnsi="Calibri" w:cs="Calibri"/>
        </w:rPr>
        <w:t xml:space="preserve">My tooth hurts really </w:t>
      </w:r>
      <w:r w:rsidR="00D9600C" w:rsidRPr="000E204A">
        <w:rPr>
          <w:rFonts w:ascii="Calibri" w:hAnsi="Calibri" w:cs="Calibri"/>
        </w:rPr>
        <w:t>badly</w:t>
      </w:r>
      <w:r w:rsidR="007A746A" w:rsidRPr="000E204A">
        <w:rPr>
          <w:rFonts w:ascii="Calibri" w:hAnsi="Calibri" w:cs="Calibri"/>
        </w:rPr>
        <w:t xml:space="preserve"> when I </w:t>
      </w:r>
      <w:r w:rsidR="00D02DD0" w:rsidRPr="000E204A">
        <w:rPr>
          <w:rFonts w:ascii="Calibri" w:hAnsi="Calibri" w:cs="Calibri"/>
        </w:rPr>
        <w:t>bite</w:t>
      </w:r>
      <w:r w:rsidR="00EE2073" w:rsidRPr="000E204A">
        <w:rPr>
          <w:rFonts w:ascii="Calibri" w:hAnsi="Calibri" w:cs="Calibri"/>
        </w:rPr>
        <w:t>.</w:t>
      </w:r>
      <w:r w:rsidRPr="000E204A">
        <w:rPr>
          <w:rFonts w:ascii="Calibri" w:hAnsi="Calibri" w:cs="Calibri"/>
        </w:rPr>
        <w:t>”</w:t>
      </w:r>
    </w:p>
    <w:p w14:paraId="2B8AA2C1" w14:textId="77777777" w:rsidR="00E71ED0" w:rsidRPr="000E204A" w:rsidRDefault="00E71ED0">
      <w:pPr>
        <w:pBdr>
          <w:top w:val="single" w:sz="12" w:space="0" w:color="auto"/>
        </w:pBdr>
        <w:spacing w:after="0"/>
        <w:rPr>
          <w:rFonts w:ascii="Calibri" w:hAnsi="Calibri" w:cs="Calibri"/>
        </w:rPr>
      </w:pPr>
      <w:commentRangeStart w:id="0"/>
      <w:commentRangeStart w:id="1"/>
      <w:commentRangeStart w:id="2"/>
    </w:p>
    <w:p w14:paraId="2B8AA2C2" w14:textId="77777777" w:rsidR="00E71ED0" w:rsidRPr="000E204A" w:rsidRDefault="006E7C20">
      <w:pPr>
        <w:pStyle w:val="Heading2"/>
        <w:rPr>
          <w:rFonts w:ascii="Calibri" w:hAnsi="Calibri" w:cs="Calibri"/>
          <w:b/>
          <w:bCs/>
          <w:color w:val="auto"/>
          <w:sz w:val="24"/>
          <w:szCs w:val="24"/>
        </w:rPr>
      </w:pPr>
      <w:r w:rsidRPr="000E204A">
        <w:rPr>
          <w:rFonts w:ascii="Calibri" w:hAnsi="Calibri" w:cs="Calibri"/>
          <w:b/>
          <w:bCs/>
          <w:color w:val="auto"/>
          <w:sz w:val="24"/>
          <w:szCs w:val="24"/>
        </w:rPr>
        <w:t>History of Present Illness</w:t>
      </w:r>
      <w:commentRangeEnd w:id="0"/>
      <w:r w:rsidR="005F15A0" w:rsidRPr="000E204A">
        <w:rPr>
          <w:rStyle w:val="CommentReference"/>
          <w:rFonts w:ascii="Calibri" w:hAnsi="Calibri" w:cs="Calibri"/>
          <w:b/>
          <w:bCs/>
          <w:color w:val="auto"/>
          <w:sz w:val="24"/>
          <w:szCs w:val="24"/>
        </w:rPr>
        <w:commentReference w:id="0"/>
      </w:r>
      <w:commentRangeEnd w:id="1"/>
      <w:r w:rsidRPr="000E204A">
        <w:rPr>
          <w:rStyle w:val="CommentReference"/>
          <w:rFonts w:ascii="Calibri" w:hAnsi="Calibri" w:cs="Calibri"/>
          <w:b/>
          <w:bCs/>
          <w:color w:val="auto"/>
          <w:sz w:val="24"/>
          <w:szCs w:val="24"/>
        </w:rPr>
        <w:commentReference w:id="1"/>
      </w:r>
      <w:commentRangeEnd w:id="2"/>
      <w:r w:rsidRPr="000E204A">
        <w:rPr>
          <w:rStyle w:val="CommentReference"/>
          <w:rFonts w:ascii="Calibri" w:hAnsi="Calibri" w:cs="Calibri"/>
          <w:b/>
          <w:bCs/>
          <w:color w:val="auto"/>
          <w:sz w:val="24"/>
          <w:szCs w:val="24"/>
        </w:rPr>
        <w:commentReference w:id="2"/>
      </w:r>
    </w:p>
    <w:p w14:paraId="2B8AA2C3" w14:textId="6624F539" w:rsidR="00E71ED0" w:rsidRPr="000E204A" w:rsidRDefault="005E3F88">
      <w:pPr>
        <w:rPr>
          <w:rFonts w:ascii="Calibri" w:hAnsi="Calibri" w:cs="Calibri"/>
        </w:rPr>
      </w:pPr>
      <w:r w:rsidRPr="6906536B">
        <w:rPr>
          <w:rFonts w:ascii="Calibri" w:hAnsi="Calibri" w:cs="Calibri"/>
        </w:rPr>
        <w:t xml:space="preserve">You are a </w:t>
      </w:r>
      <w:r w:rsidR="006E7C20" w:rsidRPr="6906536B">
        <w:rPr>
          <w:rFonts w:ascii="Calibri" w:hAnsi="Calibri" w:cs="Calibri"/>
        </w:rPr>
        <w:t>38</w:t>
      </w:r>
      <w:r w:rsidR="006E7C20" w:rsidRPr="6906536B">
        <w:rPr>
          <w:rFonts w:ascii="Cambria Math" w:hAnsi="Cambria Math" w:cs="Cambria Math"/>
        </w:rPr>
        <w:t>￼</w:t>
      </w:r>
      <w:r w:rsidR="006E7C20" w:rsidRPr="6906536B">
        <w:rPr>
          <w:rFonts w:ascii="Calibri" w:hAnsi="Calibri" w:cs="Calibri"/>
        </w:rPr>
        <w:t>year</w:t>
      </w:r>
      <w:r w:rsidR="006E7C20" w:rsidRPr="6906536B">
        <w:rPr>
          <w:rFonts w:ascii="Cambria Math" w:hAnsi="Cambria Math" w:cs="Cambria Math"/>
        </w:rPr>
        <w:t>￼</w:t>
      </w:r>
      <w:r w:rsidR="006E7C20" w:rsidRPr="6906536B">
        <w:rPr>
          <w:rFonts w:ascii="Calibri" w:hAnsi="Calibri" w:cs="Calibri"/>
        </w:rPr>
        <w:t xml:space="preserve">old </w:t>
      </w:r>
      <w:r w:rsidR="00052128" w:rsidRPr="6906536B">
        <w:rPr>
          <w:rFonts w:ascii="Calibri" w:hAnsi="Calibri" w:cs="Calibri"/>
        </w:rPr>
        <w:t xml:space="preserve">patient who </w:t>
      </w:r>
      <w:r w:rsidR="006E7C20" w:rsidRPr="6906536B">
        <w:rPr>
          <w:rFonts w:ascii="Calibri" w:hAnsi="Calibri" w:cs="Calibri"/>
        </w:rPr>
        <w:t xml:space="preserve">presents to the emergency department with </w:t>
      </w:r>
      <w:r w:rsidR="006E7C20" w:rsidRPr="6906536B">
        <w:rPr>
          <w:rFonts w:ascii="Calibri" w:hAnsi="Calibri" w:cs="Calibri"/>
          <w:b/>
          <w:bCs/>
        </w:rPr>
        <w:t>5 days of worsening left lower tooth pain</w:t>
      </w:r>
      <w:r w:rsidR="006E7C20" w:rsidRPr="6906536B">
        <w:rPr>
          <w:rFonts w:ascii="Calibri" w:hAnsi="Calibri" w:cs="Calibri"/>
        </w:rPr>
        <w:t xml:space="preserve">. </w:t>
      </w:r>
      <w:r w:rsidR="00EE2073" w:rsidRPr="6906536B">
        <w:rPr>
          <w:rFonts w:ascii="Calibri" w:hAnsi="Calibri" w:cs="Calibri"/>
        </w:rPr>
        <w:t xml:space="preserve">The tooth used to hurt a lot a </w:t>
      </w:r>
      <w:r w:rsidR="00EA66CC" w:rsidRPr="6906536B">
        <w:rPr>
          <w:rFonts w:ascii="Calibri" w:hAnsi="Calibri" w:cs="Calibri"/>
        </w:rPr>
        <w:t>week ago</w:t>
      </w:r>
      <w:r w:rsidR="00A6211B" w:rsidRPr="6906536B">
        <w:rPr>
          <w:rFonts w:ascii="Calibri" w:hAnsi="Calibri" w:cs="Calibri"/>
        </w:rPr>
        <w:t>,</w:t>
      </w:r>
      <w:r w:rsidR="00EA66CC" w:rsidRPr="6906536B">
        <w:rPr>
          <w:rFonts w:ascii="Calibri" w:hAnsi="Calibri" w:cs="Calibri"/>
        </w:rPr>
        <w:t xml:space="preserve"> then it stopped, </w:t>
      </w:r>
      <w:r w:rsidR="00A6211B" w:rsidRPr="6906536B">
        <w:rPr>
          <w:rFonts w:ascii="Calibri" w:hAnsi="Calibri" w:cs="Calibri"/>
        </w:rPr>
        <w:t>but now it's</w:t>
      </w:r>
      <w:r w:rsidR="0019430A" w:rsidRPr="6906536B">
        <w:rPr>
          <w:rFonts w:ascii="Calibri" w:hAnsi="Calibri" w:cs="Calibri"/>
        </w:rPr>
        <w:t xml:space="preserve"> hurting again</w:t>
      </w:r>
      <w:r w:rsidR="00BE6FC4" w:rsidRPr="6906536B">
        <w:rPr>
          <w:rFonts w:ascii="Calibri" w:hAnsi="Calibri" w:cs="Calibri"/>
        </w:rPr>
        <w:t>.</w:t>
      </w:r>
      <w:r w:rsidR="0019430A" w:rsidRPr="6906536B">
        <w:rPr>
          <w:rFonts w:ascii="Calibri" w:hAnsi="Calibri" w:cs="Calibri"/>
        </w:rPr>
        <w:t xml:space="preserve"> </w:t>
      </w:r>
      <w:r w:rsidR="00EB59E9" w:rsidRPr="6906536B">
        <w:rPr>
          <w:rFonts w:ascii="Calibri" w:hAnsi="Calibri" w:cs="Calibri"/>
        </w:rPr>
        <w:t>You think it might have an old filling that broke.</w:t>
      </w:r>
      <w:r w:rsidR="11E06069" w:rsidRPr="6906536B">
        <w:rPr>
          <w:rFonts w:ascii="Calibri" w:hAnsi="Calibri" w:cs="Calibri"/>
        </w:rPr>
        <w:t xml:space="preserve"> </w:t>
      </w:r>
      <w:ins w:id="3" w:author="Wright,Ashleigh" w:date="2026-05-18T22:06:00Z" w16du:dateUtc="2026-05-18T22:06:31Z">
        <w:r w:rsidR="11E06069" w:rsidRPr="6906536B">
          <w:rPr>
            <w:rFonts w:ascii="Calibri" w:hAnsi="Calibri" w:cs="Calibri"/>
          </w:rPr>
          <w:t xml:space="preserve">You originally got the filling about 20 years ago, and it hasn’t caused you any problems until recently. </w:t>
        </w:r>
      </w:ins>
    </w:p>
    <w:p w14:paraId="5838546C" w14:textId="77777777" w:rsidR="000870D5" w:rsidRPr="000E204A" w:rsidRDefault="006E7C20">
      <w:pPr>
        <w:rPr>
          <w:rFonts w:ascii="Calibri" w:hAnsi="Calibri" w:cs="Calibri"/>
        </w:rPr>
      </w:pPr>
      <w:r w:rsidRPr="000E204A">
        <w:rPr>
          <w:rFonts w:ascii="Calibri" w:hAnsi="Calibri" w:cs="Calibri"/>
        </w:rPr>
        <w:t xml:space="preserve">Over the past 48 hours, the pain has intensified and is now </w:t>
      </w:r>
      <w:r w:rsidRPr="000E204A">
        <w:rPr>
          <w:rFonts w:ascii="Calibri" w:hAnsi="Calibri" w:cs="Calibri"/>
          <w:b/>
          <w:bCs/>
        </w:rPr>
        <w:t xml:space="preserve">sharp with biting </w:t>
      </w:r>
      <w:r w:rsidRPr="000E204A">
        <w:rPr>
          <w:rFonts w:ascii="Calibri" w:hAnsi="Calibri" w:cs="Calibri"/>
        </w:rPr>
        <w:t xml:space="preserve">, making it difficult to chew on that side. </w:t>
      </w:r>
    </w:p>
    <w:p w14:paraId="1C2C603A" w14:textId="1102A162" w:rsidR="00AE1B0E" w:rsidRPr="000E204A" w:rsidRDefault="00AE1B0E" w:rsidP="00AE1B0E">
      <w:pPr>
        <w:rPr>
          <w:rFonts w:ascii="Calibri" w:hAnsi="Calibri" w:cs="Calibri"/>
        </w:rPr>
      </w:pPr>
      <w:r w:rsidRPr="6906536B">
        <w:rPr>
          <w:rFonts w:ascii="Calibri" w:hAnsi="Calibri" w:cs="Calibri"/>
        </w:rPr>
        <w:t>On a scale of 0-10 (with 10 being worse) your pain is 7</w:t>
      </w:r>
      <w:ins w:id="4" w:author="Wright,Ashleigh" w:date="2026-05-18T22:06:00Z" w16du:dateUtc="2026-05-18T22:06:56Z">
        <w:r w:rsidR="6E03BE4B" w:rsidRPr="6906536B">
          <w:rPr>
            <w:rFonts w:ascii="Calibri" w:hAnsi="Calibri" w:cs="Calibri"/>
          </w:rPr>
          <w:t xml:space="preserve"> at its worst</w:t>
        </w:r>
      </w:ins>
      <w:r w:rsidRPr="6906536B">
        <w:rPr>
          <w:rFonts w:ascii="Calibri" w:hAnsi="Calibri" w:cs="Calibri"/>
        </w:rPr>
        <w:t xml:space="preserve">.  </w:t>
      </w:r>
    </w:p>
    <w:p w14:paraId="164D090C" w14:textId="4676392E" w:rsidR="0005698E" w:rsidRPr="000E204A" w:rsidRDefault="00ED2F8A">
      <w:pPr>
        <w:rPr>
          <w:rFonts w:ascii="Calibri" w:hAnsi="Calibri" w:cs="Calibri"/>
        </w:rPr>
      </w:pPr>
      <w:r w:rsidRPr="000E204A">
        <w:rPr>
          <w:rFonts w:ascii="Calibri" w:hAnsi="Calibri" w:cs="Calibri"/>
        </w:rPr>
        <w:t xml:space="preserve">The pain is </w:t>
      </w:r>
      <w:r w:rsidR="006E7C20" w:rsidRPr="000E204A">
        <w:rPr>
          <w:rFonts w:ascii="Calibri" w:hAnsi="Calibri" w:cs="Calibri"/>
        </w:rPr>
        <w:t xml:space="preserve">constant, </w:t>
      </w:r>
      <w:r w:rsidRPr="000E204A">
        <w:rPr>
          <w:rFonts w:ascii="Calibri" w:hAnsi="Calibri" w:cs="Calibri"/>
        </w:rPr>
        <w:t>you have</w:t>
      </w:r>
      <w:r w:rsidR="00560633" w:rsidRPr="000E204A">
        <w:rPr>
          <w:rFonts w:ascii="Calibri" w:hAnsi="Calibri" w:cs="Calibri"/>
        </w:rPr>
        <w:t xml:space="preserve"> tried Advil/Motrin (ibuprofen)</w:t>
      </w:r>
      <w:r w:rsidR="00AA2C37" w:rsidRPr="000E204A">
        <w:rPr>
          <w:rFonts w:ascii="Calibri" w:hAnsi="Calibri" w:cs="Calibri"/>
        </w:rPr>
        <w:t xml:space="preserve"> but the pain is still there. </w:t>
      </w:r>
      <w:r w:rsidR="006E7C20" w:rsidRPr="000E204A">
        <w:rPr>
          <w:rFonts w:ascii="Calibri" w:hAnsi="Calibri" w:cs="Calibri"/>
        </w:rPr>
        <w:t xml:space="preserve"> </w:t>
      </w:r>
    </w:p>
    <w:p w14:paraId="2B8AA2C4" w14:textId="173E9E41" w:rsidR="00E71ED0" w:rsidRPr="000E204A" w:rsidRDefault="0005698E">
      <w:pPr>
        <w:rPr>
          <w:rFonts w:ascii="Calibri" w:hAnsi="Calibri" w:cs="Calibri"/>
        </w:rPr>
      </w:pPr>
      <w:r w:rsidRPr="000E204A">
        <w:rPr>
          <w:rFonts w:ascii="Calibri" w:hAnsi="Calibri" w:cs="Calibri"/>
        </w:rPr>
        <w:t xml:space="preserve">You do not have </w:t>
      </w:r>
      <w:r w:rsidR="006E7C20" w:rsidRPr="000E204A">
        <w:rPr>
          <w:rFonts w:ascii="Calibri" w:hAnsi="Calibri" w:cs="Calibri"/>
        </w:rPr>
        <w:t>facial swelling, purulent drainage, fever, chills, difficulty swallowing, drooling, or shortness of breath.</w:t>
      </w:r>
    </w:p>
    <w:p w14:paraId="120BE21E" w14:textId="593E6884" w:rsidR="00193197" w:rsidRPr="000E204A" w:rsidRDefault="00193197">
      <w:pPr>
        <w:rPr>
          <w:rFonts w:ascii="Calibri" w:hAnsi="Calibri" w:cs="Calibri"/>
        </w:rPr>
      </w:pPr>
      <w:r w:rsidRPr="000E204A">
        <w:rPr>
          <w:rFonts w:ascii="Calibri" w:hAnsi="Calibri" w:cs="Calibri"/>
        </w:rPr>
        <w:t>The last time you saw a dentist was 5 years ago</w:t>
      </w:r>
      <w:r w:rsidR="004541BF" w:rsidRPr="000E204A">
        <w:rPr>
          <w:rFonts w:ascii="Calibri" w:hAnsi="Calibri" w:cs="Calibri"/>
        </w:rPr>
        <w:t>. You have</w:t>
      </w:r>
      <w:r w:rsidR="00D61406" w:rsidRPr="000E204A">
        <w:rPr>
          <w:rFonts w:ascii="Calibri" w:hAnsi="Calibri" w:cs="Calibri"/>
        </w:rPr>
        <w:t>n't been able to see a dentist because you no longer have dental insurance</w:t>
      </w:r>
      <w:r w:rsidRPr="000E204A">
        <w:rPr>
          <w:rFonts w:ascii="Calibri" w:hAnsi="Calibri" w:cs="Calibri"/>
        </w:rPr>
        <w:t xml:space="preserve">. </w:t>
      </w:r>
    </w:p>
    <w:p w14:paraId="2B8AA2C6" w14:textId="77777777" w:rsidR="00E71ED0" w:rsidRPr="000E204A" w:rsidRDefault="00E71ED0">
      <w:pPr>
        <w:pBdr>
          <w:top w:val="single" w:sz="12" w:space="0" w:color="auto"/>
        </w:pBdr>
        <w:spacing w:after="0"/>
        <w:rPr>
          <w:rFonts w:ascii="Calibri" w:hAnsi="Calibri" w:cs="Calibri"/>
        </w:rPr>
      </w:pPr>
    </w:p>
    <w:p w14:paraId="2B8AA2C7" w14:textId="77777777" w:rsidR="00E71ED0" w:rsidRPr="000E204A" w:rsidRDefault="006E7C20">
      <w:pPr>
        <w:pStyle w:val="Heading2"/>
        <w:rPr>
          <w:rFonts w:ascii="Calibri" w:hAnsi="Calibri" w:cs="Calibri"/>
          <w:color w:val="auto"/>
          <w:sz w:val="24"/>
          <w:szCs w:val="24"/>
        </w:rPr>
      </w:pPr>
      <w:r w:rsidRPr="000E204A">
        <w:rPr>
          <w:rFonts w:ascii="Calibri" w:hAnsi="Calibri" w:cs="Calibri"/>
          <w:color w:val="auto"/>
          <w:sz w:val="24"/>
          <w:szCs w:val="24"/>
        </w:rPr>
        <w:t>Past Medical History</w:t>
      </w:r>
    </w:p>
    <w:p w14:paraId="2EC78D38" w14:textId="77777777" w:rsidR="00AC4262" w:rsidRPr="000E204A" w:rsidRDefault="00AC4262" w:rsidP="00AC4262">
      <w:pPr>
        <w:rPr>
          <w:rFonts w:ascii="Calibri" w:hAnsi="Calibri" w:cs="Calibri"/>
        </w:rPr>
      </w:pPr>
      <w:r w:rsidRPr="000E204A">
        <w:rPr>
          <w:rFonts w:ascii="Calibri" w:hAnsi="Calibri" w:cs="Calibri"/>
        </w:rPr>
        <w:t xml:space="preserve">General health is excellent; you are healthy and have no medical problems. </w:t>
      </w:r>
    </w:p>
    <w:p w14:paraId="2B8AA2C9" w14:textId="77777777" w:rsidR="00E71ED0" w:rsidRPr="000E204A" w:rsidRDefault="006E7C20">
      <w:pPr>
        <w:pStyle w:val="Heading2"/>
        <w:rPr>
          <w:rFonts w:ascii="Calibri" w:hAnsi="Calibri" w:cs="Calibri"/>
          <w:color w:val="auto"/>
          <w:sz w:val="24"/>
          <w:szCs w:val="24"/>
        </w:rPr>
      </w:pPr>
      <w:r w:rsidRPr="000E204A">
        <w:rPr>
          <w:rFonts w:ascii="Calibri" w:hAnsi="Calibri" w:cs="Calibri"/>
          <w:color w:val="auto"/>
          <w:sz w:val="24"/>
          <w:szCs w:val="24"/>
        </w:rPr>
        <w:t>Medications</w:t>
      </w:r>
    </w:p>
    <w:p w14:paraId="71B0A09F" w14:textId="77777777" w:rsidR="00F948C4" w:rsidRPr="000E204A" w:rsidRDefault="00F948C4" w:rsidP="00F948C4">
      <w:pPr>
        <w:pStyle w:val="ListParagraph"/>
        <w:numPr>
          <w:ilvl w:val="0"/>
          <w:numId w:val="21"/>
        </w:numPr>
        <w:rPr>
          <w:rFonts w:ascii="Calibri" w:hAnsi="Calibri" w:cs="Calibri"/>
        </w:rPr>
      </w:pPr>
      <w:r w:rsidRPr="000E204A">
        <w:rPr>
          <w:rFonts w:ascii="Calibri" w:hAnsi="Calibri" w:cs="Calibri"/>
        </w:rPr>
        <w:t>Motrin or Advil 400 mg as needed</w:t>
      </w:r>
    </w:p>
    <w:p w14:paraId="4665DD7D" w14:textId="77777777" w:rsidR="00354DCB" w:rsidRPr="000E204A" w:rsidRDefault="00354DCB" w:rsidP="00354DCB">
      <w:pPr>
        <w:pStyle w:val="ListParagraph"/>
        <w:numPr>
          <w:ilvl w:val="0"/>
          <w:numId w:val="21"/>
        </w:numPr>
        <w:rPr>
          <w:rFonts w:ascii="Calibri" w:hAnsi="Calibri" w:cs="Calibri"/>
        </w:rPr>
      </w:pPr>
      <w:r w:rsidRPr="000E204A">
        <w:rPr>
          <w:rFonts w:ascii="Calibri" w:hAnsi="Calibri" w:cs="Calibri"/>
        </w:rPr>
        <w:t>You do not have a history of using opioids or any issues with opioid use or abuse</w:t>
      </w:r>
    </w:p>
    <w:p w14:paraId="4CEEE990" w14:textId="77777777" w:rsidR="00354DCB" w:rsidRPr="000E204A" w:rsidRDefault="00354DCB" w:rsidP="00354DCB">
      <w:pPr>
        <w:pStyle w:val="ListParagraph"/>
        <w:numPr>
          <w:ilvl w:val="0"/>
          <w:numId w:val="21"/>
        </w:numPr>
        <w:rPr>
          <w:rFonts w:ascii="Calibri" w:hAnsi="Calibri" w:cs="Calibri"/>
        </w:rPr>
      </w:pPr>
      <w:r w:rsidRPr="000E204A">
        <w:rPr>
          <w:rFonts w:ascii="Calibri" w:hAnsi="Calibri" w:cs="Calibri"/>
        </w:rPr>
        <w:t>You do not have any contraindications for using ibuprofen (Motrin or Advil)</w:t>
      </w:r>
    </w:p>
    <w:p w14:paraId="11D57E95" w14:textId="77777777" w:rsidR="00354DCB" w:rsidRPr="000E204A" w:rsidRDefault="00354DCB" w:rsidP="00354DCB">
      <w:pPr>
        <w:pStyle w:val="ListParagraph"/>
        <w:rPr>
          <w:rFonts w:ascii="Calibri" w:hAnsi="Calibri" w:cs="Calibri"/>
        </w:rPr>
      </w:pPr>
    </w:p>
    <w:p w14:paraId="2B8AA2CB" w14:textId="77777777" w:rsidR="00E71ED0" w:rsidRPr="000E204A" w:rsidRDefault="006E7C20">
      <w:pPr>
        <w:pStyle w:val="Heading2"/>
        <w:rPr>
          <w:rFonts w:ascii="Calibri" w:hAnsi="Calibri" w:cs="Calibri"/>
          <w:color w:val="auto"/>
          <w:sz w:val="24"/>
          <w:szCs w:val="24"/>
        </w:rPr>
      </w:pPr>
      <w:r w:rsidRPr="000E204A">
        <w:rPr>
          <w:rFonts w:ascii="Calibri" w:hAnsi="Calibri" w:cs="Calibri"/>
          <w:color w:val="auto"/>
          <w:sz w:val="24"/>
          <w:szCs w:val="24"/>
        </w:rPr>
        <w:lastRenderedPageBreak/>
        <w:t>Allergies</w:t>
      </w:r>
    </w:p>
    <w:p w14:paraId="2B8AA2CC" w14:textId="7362BC39" w:rsidR="00E71ED0" w:rsidRPr="000E204A" w:rsidRDefault="00354DCB">
      <w:pPr>
        <w:pStyle w:val="ListParagraph"/>
        <w:numPr>
          <w:ilvl w:val="0"/>
          <w:numId w:val="4"/>
        </w:numPr>
        <w:rPr>
          <w:rFonts w:ascii="Calibri" w:hAnsi="Calibri" w:cs="Calibri"/>
        </w:rPr>
      </w:pPr>
      <w:r w:rsidRPr="000E204A">
        <w:rPr>
          <w:rFonts w:ascii="Calibri" w:hAnsi="Calibri" w:cs="Calibri"/>
        </w:rPr>
        <w:t>You are allergic to penicillin</w:t>
      </w:r>
    </w:p>
    <w:p w14:paraId="62F37B4B" w14:textId="70F1BE2E" w:rsidR="000A34CF" w:rsidRPr="000E204A" w:rsidRDefault="000A34CF">
      <w:pPr>
        <w:pStyle w:val="ListParagraph"/>
        <w:numPr>
          <w:ilvl w:val="0"/>
          <w:numId w:val="4"/>
        </w:numPr>
        <w:rPr>
          <w:rFonts w:ascii="Calibri" w:hAnsi="Calibri" w:cs="Calibri"/>
        </w:rPr>
      </w:pPr>
      <w:r w:rsidRPr="000E204A">
        <w:rPr>
          <w:rFonts w:ascii="Calibri" w:hAnsi="Calibri" w:cs="Calibri"/>
        </w:rPr>
        <w:t>If the provider asks you what happens when you take penicillin</w:t>
      </w:r>
      <w:r w:rsidR="00D50978" w:rsidRPr="000E204A">
        <w:rPr>
          <w:rFonts w:ascii="Calibri" w:hAnsi="Calibri" w:cs="Calibri"/>
        </w:rPr>
        <w:t>, you say “I get hives”</w:t>
      </w:r>
    </w:p>
    <w:p w14:paraId="2B8AA2CD" w14:textId="77777777" w:rsidR="00E71ED0" w:rsidRPr="000E204A" w:rsidRDefault="006E7C20">
      <w:pPr>
        <w:pStyle w:val="Heading2"/>
        <w:rPr>
          <w:rFonts w:ascii="Calibri" w:hAnsi="Calibri" w:cs="Calibri"/>
          <w:color w:val="auto"/>
          <w:sz w:val="24"/>
          <w:szCs w:val="24"/>
        </w:rPr>
      </w:pPr>
      <w:r w:rsidRPr="000E204A">
        <w:rPr>
          <w:rFonts w:ascii="Calibri" w:hAnsi="Calibri" w:cs="Calibri"/>
          <w:color w:val="auto"/>
          <w:sz w:val="24"/>
          <w:szCs w:val="24"/>
        </w:rPr>
        <w:t>Social History</w:t>
      </w:r>
    </w:p>
    <w:p w14:paraId="2B8AA2CE" w14:textId="77777777" w:rsidR="00E71ED0" w:rsidRPr="000E204A" w:rsidRDefault="006E7C20">
      <w:pPr>
        <w:pStyle w:val="ListParagraph"/>
        <w:numPr>
          <w:ilvl w:val="0"/>
          <w:numId w:val="5"/>
        </w:numPr>
        <w:rPr>
          <w:rFonts w:ascii="Calibri" w:hAnsi="Calibri" w:cs="Calibri"/>
        </w:rPr>
      </w:pPr>
      <w:r w:rsidRPr="000E204A">
        <w:rPr>
          <w:rFonts w:ascii="Calibri" w:hAnsi="Calibri" w:cs="Calibri"/>
        </w:rPr>
        <w:t>Tobacco: 1 pack per day</w:t>
      </w:r>
    </w:p>
    <w:p w14:paraId="2B8AA2CF" w14:textId="77777777" w:rsidR="00E71ED0" w:rsidRPr="000E204A" w:rsidRDefault="006E7C20">
      <w:pPr>
        <w:pStyle w:val="ListParagraph"/>
        <w:numPr>
          <w:ilvl w:val="0"/>
          <w:numId w:val="5"/>
        </w:numPr>
        <w:rPr>
          <w:rFonts w:ascii="Calibri" w:hAnsi="Calibri" w:cs="Calibri"/>
        </w:rPr>
      </w:pPr>
      <w:r w:rsidRPr="000E204A">
        <w:rPr>
          <w:rFonts w:ascii="Calibri" w:hAnsi="Calibri" w:cs="Calibri"/>
        </w:rPr>
        <w:t>Alcohol: Occasional</w:t>
      </w:r>
    </w:p>
    <w:p w14:paraId="2B8AA2D0" w14:textId="7BE4B192" w:rsidR="00E71ED0" w:rsidRPr="000E204A" w:rsidRDefault="00E845FB">
      <w:pPr>
        <w:pStyle w:val="ListParagraph"/>
        <w:numPr>
          <w:ilvl w:val="0"/>
          <w:numId w:val="5"/>
        </w:numPr>
        <w:rPr>
          <w:rFonts w:ascii="Calibri" w:hAnsi="Calibri" w:cs="Calibri"/>
        </w:rPr>
      </w:pPr>
      <w:r w:rsidRPr="000E204A">
        <w:rPr>
          <w:rFonts w:ascii="Calibri" w:hAnsi="Calibri" w:cs="Calibri"/>
        </w:rPr>
        <w:t>No illicit drug use</w:t>
      </w:r>
    </w:p>
    <w:p w14:paraId="4A0870CA" w14:textId="77777777" w:rsidR="00B21CB5" w:rsidRPr="000E204A" w:rsidRDefault="00B21CB5" w:rsidP="00B21CB5">
      <w:pPr>
        <w:pStyle w:val="ListParagraph"/>
        <w:numPr>
          <w:ilvl w:val="0"/>
          <w:numId w:val="5"/>
        </w:numPr>
        <w:pBdr>
          <w:top w:val="single" w:sz="12" w:space="0" w:color="auto"/>
        </w:pBdr>
        <w:spacing w:after="0"/>
        <w:rPr>
          <w:rFonts w:ascii="Calibri" w:hAnsi="Calibri" w:cs="Calibri"/>
          <w:b/>
          <w:bCs/>
        </w:rPr>
      </w:pPr>
      <w:r w:rsidRPr="000E204A">
        <w:rPr>
          <w:rFonts w:ascii="Calibri" w:hAnsi="Calibri" w:cs="Calibri"/>
          <w:b/>
          <w:bCs/>
        </w:rPr>
        <w:t xml:space="preserve">Presentation/emotional tone: </w:t>
      </w:r>
    </w:p>
    <w:p w14:paraId="40DBDA9C" w14:textId="116F3FF5" w:rsidR="00B21CB5" w:rsidRPr="000E204A" w:rsidRDefault="00B21CB5" w:rsidP="00B21CB5">
      <w:pPr>
        <w:pBdr>
          <w:top w:val="single" w:sz="12" w:space="0" w:color="auto"/>
        </w:pBdr>
        <w:spacing w:after="0"/>
        <w:ind w:left="360"/>
        <w:rPr>
          <w:rFonts w:ascii="Calibri" w:hAnsi="Calibri" w:cs="Calibri"/>
        </w:rPr>
      </w:pPr>
      <w:r w:rsidRPr="000E204A">
        <w:rPr>
          <w:rFonts w:ascii="Calibri" w:hAnsi="Calibri" w:cs="Calibri"/>
        </w:rPr>
        <w:t>You will be sitting in a chair, in your normal clothes. You are tired, uncomfortable</w:t>
      </w:r>
      <w:r w:rsidR="00D50978" w:rsidRPr="000E204A">
        <w:rPr>
          <w:rFonts w:ascii="Calibri" w:hAnsi="Calibri" w:cs="Calibri"/>
        </w:rPr>
        <w:t>,</w:t>
      </w:r>
      <w:r w:rsidRPr="000E204A">
        <w:rPr>
          <w:rFonts w:ascii="Calibri" w:hAnsi="Calibri" w:cs="Calibri"/>
        </w:rPr>
        <w:t xml:space="preserve"> and holding the left lower side of your face because of the pain. </w:t>
      </w:r>
      <w:r w:rsidR="009C2590" w:rsidRPr="000E204A">
        <w:rPr>
          <w:rFonts w:ascii="Calibri" w:hAnsi="Calibri" w:cs="Calibri"/>
        </w:rPr>
        <w:t xml:space="preserve">Your face is normal and not swollen. </w:t>
      </w:r>
      <w:r w:rsidRPr="000E204A">
        <w:rPr>
          <w:rFonts w:ascii="Calibri" w:hAnsi="Calibri" w:cs="Calibri"/>
        </w:rPr>
        <w:t xml:space="preserve">You can open your mouth normally. Your voice is normal. </w:t>
      </w:r>
    </w:p>
    <w:p w14:paraId="2B8AA2D1" w14:textId="77777777" w:rsidR="00E71ED0" w:rsidRPr="000E204A" w:rsidRDefault="00E71ED0">
      <w:pPr>
        <w:pBdr>
          <w:top w:val="single" w:sz="12" w:space="0" w:color="auto"/>
        </w:pBdr>
        <w:spacing w:after="0"/>
        <w:rPr>
          <w:rFonts w:ascii="Calibri" w:hAnsi="Calibri" w:cs="Calibri"/>
        </w:rPr>
      </w:pPr>
    </w:p>
    <w:p w14:paraId="2B8AA2DC" w14:textId="77777777" w:rsidR="00E71ED0" w:rsidRPr="000E204A" w:rsidRDefault="00E71ED0">
      <w:pPr>
        <w:pBdr>
          <w:top w:val="single" w:sz="12" w:space="0" w:color="auto"/>
        </w:pBdr>
        <w:spacing w:after="0"/>
        <w:rPr>
          <w:rFonts w:ascii="Calibri" w:hAnsi="Calibri" w:cs="Calibri"/>
        </w:rPr>
      </w:pPr>
    </w:p>
    <w:p w14:paraId="2B8AA2DD" w14:textId="77777777" w:rsidR="00E71ED0" w:rsidRPr="000E204A" w:rsidRDefault="006E7C20">
      <w:pPr>
        <w:pStyle w:val="Heading2"/>
        <w:rPr>
          <w:rFonts w:ascii="Calibri" w:hAnsi="Calibri" w:cs="Calibri"/>
          <w:color w:val="auto"/>
          <w:sz w:val="24"/>
          <w:szCs w:val="24"/>
        </w:rPr>
      </w:pPr>
      <w:r w:rsidRPr="000E204A">
        <w:rPr>
          <w:rFonts w:ascii="Calibri" w:hAnsi="Calibri" w:cs="Calibri"/>
          <w:color w:val="auto"/>
          <w:sz w:val="24"/>
          <w:szCs w:val="24"/>
        </w:rPr>
        <w:t>Physical Examination</w:t>
      </w:r>
    </w:p>
    <w:p w14:paraId="6D4976C9" w14:textId="20794F18" w:rsidR="006457B9" w:rsidRPr="000E204A" w:rsidRDefault="00121302" w:rsidP="006457B9">
      <w:pPr>
        <w:rPr>
          <w:rFonts w:ascii="Calibri" w:hAnsi="Calibri" w:cs="Calibri"/>
        </w:rPr>
      </w:pPr>
      <w:r w:rsidRPr="000E204A">
        <w:rPr>
          <w:rFonts w:ascii="Calibri" w:hAnsi="Calibri" w:cs="Calibri"/>
          <w:noProof/>
        </w:rPr>
        <w:drawing>
          <wp:inline distT="0" distB="0" distL="0" distR="0" wp14:anchorId="4FDB7A8E" wp14:editId="6B1098A9">
            <wp:extent cx="3503054" cy="1968091"/>
            <wp:effectExtent l="0" t="0" r="2540" b="0"/>
            <wp:docPr id="658880180" name="Picture 1" descr="Class II Dental Cases | Dentsply Sirona M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ss II Dental Cases | Dentsply Sirona MEN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49544" cy="1994210"/>
                    </a:xfrm>
                    <a:prstGeom prst="rect">
                      <a:avLst/>
                    </a:prstGeom>
                    <a:noFill/>
                    <a:ln>
                      <a:noFill/>
                    </a:ln>
                  </pic:spPr>
                </pic:pic>
              </a:graphicData>
            </a:graphic>
          </wp:inline>
        </w:drawing>
      </w:r>
    </w:p>
    <w:p w14:paraId="2B8AA2E3" w14:textId="77777777" w:rsidR="00E71ED0" w:rsidRPr="000E204A" w:rsidRDefault="006E7C20">
      <w:pPr>
        <w:pStyle w:val="Heading3"/>
        <w:rPr>
          <w:rFonts w:ascii="Calibri" w:hAnsi="Calibri" w:cs="Calibri"/>
          <w:color w:val="auto"/>
          <w:sz w:val="24"/>
          <w:szCs w:val="24"/>
        </w:rPr>
      </w:pPr>
      <w:r w:rsidRPr="000E204A">
        <w:rPr>
          <w:rFonts w:ascii="Calibri" w:hAnsi="Calibri" w:cs="Calibri"/>
          <w:color w:val="auto"/>
          <w:sz w:val="24"/>
          <w:szCs w:val="24"/>
        </w:rPr>
        <w:t>Oral Cavity</w:t>
      </w:r>
    </w:p>
    <w:p w14:paraId="26F2868E" w14:textId="470B6E3A" w:rsidR="000A7C6C" w:rsidRPr="000E204A" w:rsidRDefault="000A7C6C" w:rsidP="000A7C6C">
      <w:pPr>
        <w:pStyle w:val="ListParagraph"/>
        <w:numPr>
          <w:ilvl w:val="0"/>
          <w:numId w:val="27"/>
        </w:numPr>
        <w:rPr>
          <w:rFonts w:ascii="Calibri" w:hAnsi="Calibri" w:cs="Calibri"/>
        </w:rPr>
      </w:pPr>
      <w:r w:rsidRPr="000E204A">
        <w:rPr>
          <w:rFonts w:ascii="Calibri" w:hAnsi="Calibri" w:cs="Calibri"/>
        </w:rPr>
        <w:t xml:space="preserve">You have a large </w:t>
      </w:r>
      <w:r w:rsidR="00A20E8F" w:rsidRPr="000E204A">
        <w:rPr>
          <w:rFonts w:ascii="Calibri" w:hAnsi="Calibri" w:cs="Calibri"/>
        </w:rPr>
        <w:t xml:space="preserve">filling on </w:t>
      </w:r>
      <w:r w:rsidR="0040455D" w:rsidRPr="000E204A">
        <w:rPr>
          <w:rFonts w:ascii="Calibri" w:hAnsi="Calibri" w:cs="Calibri"/>
        </w:rPr>
        <w:t xml:space="preserve">the </w:t>
      </w:r>
      <w:r w:rsidRPr="000E204A">
        <w:rPr>
          <w:rFonts w:ascii="Calibri" w:hAnsi="Calibri" w:cs="Calibri"/>
        </w:rPr>
        <w:t>lower</w:t>
      </w:r>
      <w:r w:rsidR="009C2590" w:rsidRPr="000E204A">
        <w:rPr>
          <w:rFonts w:ascii="Calibri" w:hAnsi="Calibri" w:cs="Calibri"/>
        </w:rPr>
        <w:t xml:space="preserve"> left</w:t>
      </w:r>
      <w:r w:rsidRPr="000E204A">
        <w:rPr>
          <w:rFonts w:ascii="Calibri" w:hAnsi="Calibri" w:cs="Calibri"/>
        </w:rPr>
        <w:t xml:space="preserve">  molar</w:t>
      </w:r>
    </w:p>
    <w:p w14:paraId="4120C2C3" w14:textId="70380A99" w:rsidR="000A7C6C" w:rsidRPr="000E204A" w:rsidRDefault="003D244F" w:rsidP="000A7C6C">
      <w:pPr>
        <w:pStyle w:val="ListParagraph"/>
        <w:numPr>
          <w:ilvl w:val="0"/>
          <w:numId w:val="27"/>
        </w:numPr>
        <w:rPr>
          <w:rFonts w:ascii="Calibri" w:hAnsi="Calibri" w:cs="Calibri"/>
        </w:rPr>
      </w:pPr>
      <w:r w:rsidRPr="000E204A">
        <w:rPr>
          <w:rFonts w:ascii="Calibri" w:hAnsi="Calibri" w:cs="Calibri"/>
        </w:rPr>
        <w:t>When you drink something cold right now,</w:t>
      </w:r>
      <w:r w:rsidR="000A7C6C" w:rsidRPr="000E204A">
        <w:rPr>
          <w:rFonts w:ascii="Calibri" w:hAnsi="Calibri" w:cs="Calibri"/>
        </w:rPr>
        <w:t xml:space="preserve"> it is not painful</w:t>
      </w:r>
      <w:r w:rsidR="00BC586A" w:rsidRPr="000E204A">
        <w:rPr>
          <w:rFonts w:ascii="Calibri" w:hAnsi="Calibri" w:cs="Calibri"/>
        </w:rPr>
        <w:t>. It used to be painful a while ago</w:t>
      </w:r>
    </w:p>
    <w:p w14:paraId="20DC9021" w14:textId="0BE44D38" w:rsidR="000A7C6C" w:rsidRPr="000E204A" w:rsidRDefault="003D244F" w:rsidP="000A7C6C">
      <w:pPr>
        <w:pStyle w:val="ListParagraph"/>
        <w:numPr>
          <w:ilvl w:val="0"/>
          <w:numId w:val="27"/>
        </w:numPr>
        <w:rPr>
          <w:rFonts w:ascii="Calibri" w:hAnsi="Calibri" w:cs="Calibri"/>
        </w:rPr>
      </w:pPr>
      <w:r w:rsidRPr="000E204A">
        <w:rPr>
          <w:rFonts w:ascii="Calibri" w:hAnsi="Calibri" w:cs="Calibri"/>
        </w:rPr>
        <w:t>You</w:t>
      </w:r>
      <w:r w:rsidR="000A7C6C" w:rsidRPr="000E204A">
        <w:rPr>
          <w:rFonts w:ascii="Calibri" w:hAnsi="Calibri" w:cs="Calibri"/>
        </w:rPr>
        <w:t xml:space="preserve"> have </w:t>
      </w:r>
      <w:r w:rsidR="0047747B" w:rsidRPr="000E204A">
        <w:rPr>
          <w:rFonts w:ascii="Calibri" w:hAnsi="Calibri" w:cs="Calibri"/>
        </w:rPr>
        <w:t>sharp</w:t>
      </w:r>
      <w:r w:rsidR="000A7C6C" w:rsidRPr="000E204A">
        <w:rPr>
          <w:rFonts w:ascii="Calibri" w:hAnsi="Calibri" w:cs="Calibri"/>
        </w:rPr>
        <w:t xml:space="preserve"> pain or tenderness when biting or chewing. If the provider taps your this tooth </w:t>
      </w:r>
      <w:r w:rsidR="007C7FF6" w:rsidRPr="000E204A">
        <w:rPr>
          <w:rFonts w:ascii="Calibri" w:hAnsi="Calibri" w:cs="Calibri"/>
        </w:rPr>
        <w:t>it</w:t>
      </w:r>
      <w:r w:rsidR="00486855" w:rsidRPr="000E204A">
        <w:rPr>
          <w:rFonts w:ascii="Calibri" w:hAnsi="Calibri" w:cs="Calibri"/>
        </w:rPr>
        <w:t xml:space="preserve"> really</w:t>
      </w:r>
      <w:r w:rsidR="007C7FF6" w:rsidRPr="000E204A">
        <w:rPr>
          <w:rFonts w:ascii="Calibri" w:hAnsi="Calibri" w:cs="Calibri"/>
        </w:rPr>
        <w:t xml:space="preserve"> hurts, </w:t>
      </w:r>
      <w:r w:rsidR="000A7C6C" w:rsidRPr="000E204A">
        <w:rPr>
          <w:rFonts w:ascii="Calibri" w:hAnsi="Calibri" w:cs="Calibri"/>
        </w:rPr>
        <w:t xml:space="preserve">it is tender </w:t>
      </w:r>
    </w:p>
    <w:p w14:paraId="4891FAEF" w14:textId="30A776E1" w:rsidR="000A7C6C" w:rsidRPr="000E204A" w:rsidRDefault="000A7C6C" w:rsidP="000A7C6C">
      <w:pPr>
        <w:pStyle w:val="ListParagraph"/>
        <w:numPr>
          <w:ilvl w:val="0"/>
          <w:numId w:val="27"/>
        </w:numPr>
        <w:rPr>
          <w:rFonts w:ascii="Calibri" w:hAnsi="Calibri" w:cs="Calibri"/>
        </w:rPr>
      </w:pPr>
      <w:r w:rsidRPr="000E204A">
        <w:rPr>
          <w:rFonts w:ascii="Calibri" w:hAnsi="Calibri" w:cs="Calibri"/>
        </w:rPr>
        <w:t>No gingival “gum” swelling, fluctuance, or purulence. There is no abscess in your mouth</w:t>
      </w:r>
      <w:r w:rsidR="0040455D" w:rsidRPr="000E204A">
        <w:rPr>
          <w:rFonts w:ascii="Calibri" w:hAnsi="Calibri" w:cs="Calibri"/>
        </w:rPr>
        <w:t xml:space="preserve">. </w:t>
      </w:r>
    </w:p>
    <w:p w14:paraId="43DFB5EE" w14:textId="3D7237CB" w:rsidR="0040455D" w:rsidRPr="000E204A" w:rsidRDefault="0040455D" w:rsidP="000A7C6C">
      <w:pPr>
        <w:pStyle w:val="ListParagraph"/>
        <w:numPr>
          <w:ilvl w:val="0"/>
          <w:numId w:val="27"/>
        </w:numPr>
        <w:rPr>
          <w:rFonts w:ascii="Calibri" w:hAnsi="Calibri" w:cs="Calibri"/>
        </w:rPr>
      </w:pPr>
      <w:r w:rsidRPr="000E204A">
        <w:rPr>
          <w:rFonts w:ascii="Calibri" w:hAnsi="Calibri" w:cs="Calibri"/>
        </w:rPr>
        <w:t xml:space="preserve">There is some tenderness when the provider presses or palpates your gums next to this tooth </w:t>
      </w:r>
    </w:p>
    <w:p w14:paraId="2B8AA302" w14:textId="77777777" w:rsidR="00E71ED0" w:rsidRPr="000E204A" w:rsidRDefault="00E71ED0">
      <w:pPr>
        <w:pBdr>
          <w:top w:val="single" w:sz="12" w:space="0" w:color="auto"/>
        </w:pBdr>
        <w:spacing w:after="0"/>
        <w:rPr>
          <w:rFonts w:ascii="Calibri" w:hAnsi="Calibri" w:cs="Calibri"/>
        </w:rPr>
      </w:pPr>
    </w:p>
    <w:p w14:paraId="4DFB2A03" w14:textId="77777777" w:rsidR="007E7F33" w:rsidRPr="000E204A" w:rsidRDefault="007E7F33" w:rsidP="007E7F33">
      <w:pPr>
        <w:pStyle w:val="Heading2"/>
        <w:rPr>
          <w:rFonts w:ascii="Calibri" w:hAnsi="Calibri" w:cs="Calibri"/>
          <w:b/>
          <w:bCs/>
          <w:color w:val="auto"/>
          <w:sz w:val="24"/>
          <w:szCs w:val="24"/>
        </w:rPr>
      </w:pPr>
      <w:r w:rsidRPr="000E204A">
        <w:rPr>
          <w:rFonts w:ascii="Calibri" w:hAnsi="Calibri" w:cs="Calibri"/>
          <w:b/>
          <w:bCs/>
          <w:color w:val="auto"/>
          <w:sz w:val="24"/>
          <w:szCs w:val="24"/>
        </w:rPr>
        <w:t>Emergency Department Management</w:t>
      </w:r>
    </w:p>
    <w:p w14:paraId="37878D0E" w14:textId="77777777" w:rsidR="007E7F33" w:rsidRPr="000E204A" w:rsidRDefault="007E7F33" w:rsidP="007E7F33">
      <w:pPr>
        <w:rPr>
          <w:rFonts w:ascii="Calibri" w:hAnsi="Calibri" w:cs="Calibri"/>
        </w:rPr>
      </w:pPr>
    </w:p>
    <w:p w14:paraId="663B355D" w14:textId="77777777" w:rsidR="007E7F33" w:rsidRPr="000E204A" w:rsidRDefault="007E7F33" w:rsidP="007E7F33">
      <w:pPr>
        <w:rPr>
          <w:rFonts w:ascii="Calibri" w:hAnsi="Calibri" w:cs="Calibri"/>
        </w:rPr>
      </w:pPr>
      <w:r w:rsidRPr="000E204A">
        <w:rPr>
          <w:rFonts w:ascii="Calibri" w:hAnsi="Calibri" w:cs="Calibri"/>
        </w:rPr>
        <w:lastRenderedPageBreak/>
        <w:t xml:space="preserve">The provider should offer you a dental block, also called “nerve block” or dental anesthesia, that numbs the teeth and surrounding tissues for a few hours. You can deny the block. The provider should offer you the following </w:t>
      </w:r>
    </w:p>
    <w:p w14:paraId="087B247A" w14:textId="77777777" w:rsidR="007E7F33" w:rsidRPr="000E204A" w:rsidRDefault="007E7F33" w:rsidP="007E7F33">
      <w:pPr>
        <w:pStyle w:val="Heading3"/>
        <w:rPr>
          <w:rFonts w:ascii="Calibri" w:hAnsi="Calibri" w:cs="Calibri"/>
          <w:color w:val="auto"/>
          <w:sz w:val="24"/>
          <w:szCs w:val="24"/>
        </w:rPr>
      </w:pPr>
      <w:r w:rsidRPr="000E204A">
        <w:rPr>
          <w:rFonts w:ascii="Calibri" w:hAnsi="Calibri" w:cs="Calibri"/>
          <w:color w:val="auto"/>
          <w:sz w:val="24"/>
          <w:szCs w:val="24"/>
        </w:rPr>
        <w:t>Pain Control</w:t>
      </w:r>
    </w:p>
    <w:p w14:paraId="7733212D" w14:textId="77777777" w:rsidR="007E7F33" w:rsidRPr="000E204A" w:rsidRDefault="007E7F33" w:rsidP="007E7F33">
      <w:pPr>
        <w:pStyle w:val="ListParagraph"/>
        <w:numPr>
          <w:ilvl w:val="0"/>
          <w:numId w:val="28"/>
        </w:numPr>
        <w:rPr>
          <w:rFonts w:ascii="Calibri" w:hAnsi="Calibri" w:cs="Calibri"/>
        </w:rPr>
      </w:pPr>
      <w:r w:rsidRPr="000E204A">
        <w:rPr>
          <w:rFonts w:ascii="Calibri" w:hAnsi="Calibri" w:cs="Calibri"/>
        </w:rPr>
        <w:t>NSAIDs (ibuprofen) Advil/ Motrin 400 -600 mg every 4-6 hours ± acetaminophen (Tylenol) up to 1000 mg (2 extra strength every 4 hours)</w:t>
      </w:r>
    </w:p>
    <w:p w14:paraId="7F8CB8C6" w14:textId="77777777" w:rsidR="007E7F33" w:rsidRPr="000E204A" w:rsidRDefault="007E7F33" w:rsidP="007E7F33">
      <w:pPr>
        <w:pStyle w:val="ListParagraph"/>
        <w:numPr>
          <w:ilvl w:val="0"/>
          <w:numId w:val="28"/>
        </w:numPr>
        <w:rPr>
          <w:rFonts w:ascii="Calibri" w:hAnsi="Calibri" w:cs="Calibri"/>
          <w:highlight w:val="yellow"/>
        </w:rPr>
      </w:pPr>
      <w:r w:rsidRPr="000E204A">
        <w:rPr>
          <w:rFonts w:ascii="Calibri" w:hAnsi="Calibri" w:cs="Calibri"/>
          <w:highlight w:val="yellow"/>
        </w:rPr>
        <w:t xml:space="preserve">Short course of opioid analgesics if the patient has tried the above regimen without adequate relief </w:t>
      </w:r>
    </w:p>
    <w:p w14:paraId="19BE7C91" w14:textId="77777777" w:rsidR="0088191F" w:rsidRPr="000E204A" w:rsidRDefault="0088191F" w:rsidP="0088191F">
      <w:pPr>
        <w:pStyle w:val="ListParagraph"/>
        <w:rPr>
          <w:rFonts w:ascii="Calibri" w:hAnsi="Calibri" w:cs="Calibri"/>
          <w:highlight w:val="yellow"/>
        </w:rPr>
      </w:pPr>
    </w:p>
    <w:p w14:paraId="24916FB3" w14:textId="60CC8192" w:rsidR="00BD7F89" w:rsidRPr="000E204A" w:rsidRDefault="00BD7F89" w:rsidP="00BD7F89">
      <w:pPr>
        <w:pStyle w:val="ListParagraph"/>
        <w:numPr>
          <w:ilvl w:val="0"/>
          <w:numId w:val="28"/>
        </w:numPr>
        <w:rPr>
          <w:rFonts w:ascii="Calibri" w:hAnsi="Calibri" w:cs="Calibri"/>
        </w:rPr>
      </w:pPr>
      <w:r w:rsidRPr="000E204A">
        <w:rPr>
          <w:rFonts w:ascii="Calibri" w:hAnsi="Calibri" w:cs="Calibri"/>
        </w:rPr>
        <w:t>Antibiotics are not needed for your case</w:t>
      </w:r>
      <w:r w:rsidR="0088191F" w:rsidRPr="000E204A">
        <w:rPr>
          <w:rFonts w:ascii="Calibri" w:hAnsi="Calibri" w:cs="Calibri"/>
        </w:rPr>
        <w:t>;</w:t>
      </w:r>
      <w:r w:rsidRPr="000E204A">
        <w:rPr>
          <w:rFonts w:ascii="Calibri" w:hAnsi="Calibri" w:cs="Calibri"/>
        </w:rPr>
        <w:t xml:space="preserve"> however, the provider should provide an antibiotic prescription and tell you that you only need to take the antibiotic if you start developing fevers, swelling, or you see pus in your gum (abscess on the gums)</w:t>
      </w:r>
    </w:p>
    <w:p w14:paraId="5A129EB8" w14:textId="77777777" w:rsidR="00BD7F89" w:rsidRPr="000E204A" w:rsidRDefault="00BD7F89" w:rsidP="00BD7F89">
      <w:pPr>
        <w:ind w:left="360"/>
        <w:rPr>
          <w:rFonts w:ascii="Calibri" w:hAnsi="Calibri" w:cs="Calibri"/>
          <w:highlight w:val="yellow"/>
        </w:rPr>
      </w:pPr>
    </w:p>
    <w:p w14:paraId="549986D4" w14:textId="77777777" w:rsidR="007E7F33" w:rsidRPr="000E204A" w:rsidRDefault="007E7F33" w:rsidP="007E7F33">
      <w:pPr>
        <w:pStyle w:val="Heading3"/>
        <w:rPr>
          <w:rFonts w:ascii="Calibri" w:hAnsi="Calibri" w:cs="Calibri"/>
          <w:color w:val="auto"/>
          <w:sz w:val="24"/>
          <w:szCs w:val="24"/>
        </w:rPr>
      </w:pPr>
      <w:r w:rsidRPr="000E204A">
        <w:rPr>
          <w:rFonts w:ascii="Calibri" w:hAnsi="Calibri" w:cs="Calibri"/>
          <w:color w:val="auto"/>
          <w:sz w:val="24"/>
          <w:szCs w:val="24"/>
        </w:rPr>
        <w:t xml:space="preserve"> Patient Education</w:t>
      </w:r>
    </w:p>
    <w:p w14:paraId="20D65972" w14:textId="77777777" w:rsidR="007E7F33" w:rsidRPr="000E204A" w:rsidRDefault="007E7F33" w:rsidP="007E7F33">
      <w:pPr>
        <w:rPr>
          <w:rFonts w:ascii="Calibri" w:hAnsi="Calibri" w:cs="Calibri"/>
        </w:rPr>
      </w:pPr>
      <w:r w:rsidRPr="000E204A">
        <w:rPr>
          <w:rFonts w:ascii="Calibri" w:hAnsi="Calibri" w:cs="Calibri"/>
        </w:rPr>
        <w:t xml:space="preserve">The provider should tell you the following </w:t>
      </w:r>
    </w:p>
    <w:p w14:paraId="5A322981" w14:textId="77777777" w:rsidR="007E7F33" w:rsidRPr="000E204A" w:rsidRDefault="007E7F33" w:rsidP="007E7F33">
      <w:pPr>
        <w:pStyle w:val="ListParagraph"/>
        <w:numPr>
          <w:ilvl w:val="0"/>
          <w:numId w:val="29"/>
        </w:numPr>
        <w:rPr>
          <w:rFonts w:ascii="Calibri" w:hAnsi="Calibri" w:cs="Calibri"/>
        </w:rPr>
      </w:pPr>
      <w:r w:rsidRPr="000E204A">
        <w:rPr>
          <w:rFonts w:ascii="Calibri" w:hAnsi="Calibri" w:cs="Calibri"/>
        </w:rPr>
        <w:t xml:space="preserve">Pain will </w:t>
      </w:r>
      <w:r w:rsidRPr="000E204A">
        <w:rPr>
          <w:rFonts w:ascii="Calibri" w:hAnsi="Calibri" w:cs="Calibri"/>
          <w:b/>
          <w:bCs/>
        </w:rPr>
        <w:t>not improve without dental intervention</w:t>
      </w:r>
    </w:p>
    <w:p w14:paraId="516F1174" w14:textId="77777777" w:rsidR="007E7F33" w:rsidRPr="000E204A" w:rsidRDefault="007E7F33" w:rsidP="007E7F33">
      <w:pPr>
        <w:pStyle w:val="ListParagraph"/>
        <w:numPr>
          <w:ilvl w:val="0"/>
          <w:numId w:val="29"/>
        </w:numPr>
        <w:rPr>
          <w:rFonts w:ascii="Calibri" w:hAnsi="Calibri" w:cs="Calibri"/>
        </w:rPr>
      </w:pPr>
      <w:r w:rsidRPr="000E204A">
        <w:rPr>
          <w:rFonts w:ascii="Calibri" w:hAnsi="Calibri" w:cs="Calibri"/>
          <w:b/>
          <w:bCs/>
        </w:rPr>
        <w:t xml:space="preserve">You need to see a dentist within 72 hours to receive dental treatment </w:t>
      </w:r>
    </w:p>
    <w:p w14:paraId="2CFD75F2" w14:textId="2AFE2D3F" w:rsidR="007E7F33" w:rsidRPr="000E204A" w:rsidRDefault="007E7F33" w:rsidP="007E7F33">
      <w:pPr>
        <w:pStyle w:val="ListParagraph"/>
        <w:numPr>
          <w:ilvl w:val="1"/>
          <w:numId w:val="29"/>
        </w:numPr>
        <w:rPr>
          <w:rFonts w:ascii="Calibri" w:hAnsi="Calibri" w:cs="Calibri"/>
        </w:rPr>
      </w:pPr>
      <w:r w:rsidRPr="000E204A">
        <w:rPr>
          <w:rFonts w:ascii="Calibri" w:hAnsi="Calibri" w:cs="Calibri"/>
        </w:rPr>
        <w:t>The provider should ask you if you can see a dentist</w:t>
      </w:r>
      <w:r w:rsidR="0088191F" w:rsidRPr="000E204A">
        <w:rPr>
          <w:rFonts w:ascii="Calibri" w:hAnsi="Calibri" w:cs="Calibri"/>
        </w:rPr>
        <w:t>. You</w:t>
      </w:r>
      <w:r w:rsidRPr="000E204A">
        <w:rPr>
          <w:rFonts w:ascii="Calibri" w:hAnsi="Calibri" w:cs="Calibri"/>
        </w:rPr>
        <w:t xml:space="preserve"> should say it will take a while for you to figure that out</w:t>
      </w:r>
    </w:p>
    <w:p w14:paraId="7F27D807" w14:textId="5A3918C5" w:rsidR="007E7F33" w:rsidRPr="000E204A" w:rsidRDefault="0088191F" w:rsidP="007E7F33">
      <w:pPr>
        <w:pStyle w:val="ListParagraph"/>
        <w:numPr>
          <w:ilvl w:val="0"/>
          <w:numId w:val="29"/>
        </w:numPr>
        <w:rPr>
          <w:rFonts w:ascii="Calibri" w:hAnsi="Calibri" w:cs="Calibri"/>
        </w:rPr>
      </w:pPr>
      <w:r w:rsidRPr="000E204A">
        <w:rPr>
          <w:rFonts w:ascii="Calibri" w:hAnsi="Calibri" w:cs="Calibri"/>
        </w:rPr>
        <w:t>The provider</w:t>
      </w:r>
      <w:r w:rsidR="007E7F33" w:rsidRPr="000E204A">
        <w:rPr>
          <w:rFonts w:ascii="Calibri" w:hAnsi="Calibri" w:cs="Calibri"/>
        </w:rPr>
        <w:t xml:space="preserve"> should let you know to watch out for worsening of symptoms like </w:t>
      </w:r>
    </w:p>
    <w:p w14:paraId="36979395" w14:textId="77777777" w:rsidR="007E7F33" w:rsidRPr="000E204A" w:rsidRDefault="007E7F33" w:rsidP="007E7F33">
      <w:pPr>
        <w:pStyle w:val="ListParagraph"/>
        <w:numPr>
          <w:ilvl w:val="1"/>
          <w:numId w:val="29"/>
        </w:numPr>
        <w:rPr>
          <w:rFonts w:ascii="Calibri" w:hAnsi="Calibri" w:cs="Calibri"/>
        </w:rPr>
      </w:pPr>
      <w:r w:rsidRPr="000E204A">
        <w:rPr>
          <w:rFonts w:ascii="Calibri" w:hAnsi="Calibri" w:cs="Calibri"/>
        </w:rPr>
        <w:t>Facial swelling</w:t>
      </w:r>
    </w:p>
    <w:p w14:paraId="70058B86" w14:textId="77777777" w:rsidR="007E7F33" w:rsidRPr="000E204A" w:rsidRDefault="007E7F33" w:rsidP="007E7F33">
      <w:pPr>
        <w:pStyle w:val="ListParagraph"/>
        <w:numPr>
          <w:ilvl w:val="1"/>
          <w:numId w:val="29"/>
        </w:numPr>
        <w:rPr>
          <w:rFonts w:ascii="Calibri" w:hAnsi="Calibri" w:cs="Calibri"/>
        </w:rPr>
      </w:pPr>
      <w:r w:rsidRPr="000E204A">
        <w:rPr>
          <w:rFonts w:ascii="Calibri" w:hAnsi="Calibri" w:cs="Calibri"/>
        </w:rPr>
        <w:t>Fever</w:t>
      </w:r>
    </w:p>
    <w:p w14:paraId="1FC69010" w14:textId="77777777" w:rsidR="007E7F33" w:rsidRPr="000E204A" w:rsidRDefault="007E7F33" w:rsidP="007E7F33">
      <w:pPr>
        <w:pStyle w:val="ListParagraph"/>
        <w:numPr>
          <w:ilvl w:val="1"/>
          <w:numId w:val="29"/>
        </w:numPr>
        <w:rPr>
          <w:rFonts w:ascii="Calibri" w:hAnsi="Calibri" w:cs="Calibri"/>
        </w:rPr>
      </w:pPr>
      <w:r w:rsidRPr="000E204A">
        <w:rPr>
          <w:rFonts w:ascii="Calibri" w:hAnsi="Calibri" w:cs="Calibri"/>
        </w:rPr>
        <w:t>Difficulty swallowing or breathing</w:t>
      </w:r>
    </w:p>
    <w:p w14:paraId="1F917D5F" w14:textId="312E758D" w:rsidR="007E7F33" w:rsidRPr="000E204A" w:rsidRDefault="007E7F33" w:rsidP="007E7F33">
      <w:pPr>
        <w:pStyle w:val="Heading3"/>
        <w:rPr>
          <w:rFonts w:ascii="Calibri" w:hAnsi="Calibri" w:cs="Calibri"/>
          <w:color w:val="auto"/>
          <w:sz w:val="24"/>
          <w:szCs w:val="24"/>
        </w:rPr>
      </w:pPr>
      <w:r w:rsidRPr="000E204A">
        <w:rPr>
          <w:rFonts w:ascii="Calibri" w:hAnsi="Calibri" w:cs="Calibri"/>
          <w:color w:val="auto"/>
          <w:sz w:val="24"/>
          <w:szCs w:val="24"/>
        </w:rPr>
        <w:t>Referral</w:t>
      </w:r>
    </w:p>
    <w:p w14:paraId="2B836AE6" w14:textId="77777777" w:rsidR="007E7F33" w:rsidRPr="000E204A" w:rsidRDefault="007E7F33" w:rsidP="007E7F33">
      <w:pPr>
        <w:rPr>
          <w:rFonts w:ascii="Calibri" w:hAnsi="Calibri" w:cs="Calibri"/>
        </w:rPr>
      </w:pPr>
      <w:r w:rsidRPr="000E204A">
        <w:rPr>
          <w:rFonts w:ascii="Calibri" w:hAnsi="Calibri" w:cs="Calibri"/>
        </w:rPr>
        <w:t xml:space="preserve">The provider should ask you if you would like to save your tooth. You want to save your tooth. </w:t>
      </w:r>
    </w:p>
    <w:p w14:paraId="6BA8B4AC" w14:textId="77777777" w:rsidR="007E7F33" w:rsidRPr="000E204A" w:rsidRDefault="007E7F33" w:rsidP="007E7F33">
      <w:pPr>
        <w:pBdr>
          <w:top w:val="single" w:sz="12" w:space="0" w:color="auto"/>
        </w:pBdr>
        <w:spacing w:after="0"/>
        <w:rPr>
          <w:rFonts w:ascii="Calibri" w:hAnsi="Calibri" w:cs="Calibri"/>
        </w:rPr>
      </w:pPr>
    </w:p>
    <w:p w14:paraId="42281063" w14:textId="77777777" w:rsidR="007E7F33" w:rsidRPr="000E204A" w:rsidRDefault="007E7F33" w:rsidP="007E7F33">
      <w:pPr>
        <w:rPr>
          <w:rFonts w:ascii="Calibri" w:hAnsi="Calibri" w:cs="Calibri"/>
        </w:rPr>
      </w:pPr>
      <w:r w:rsidRPr="000E204A">
        <w:rPr>
          <w:rFonts w:ascii="Calibri" w:hAnsi="Calibri" w:cs="Calibri"/>
        </w:rPr>
        <w:t xml:space="preserve">Checklist: </w:t>
      </w:r>
    </w:p>
    <w:p w14:paraId="4BC6A1E9" w14:textId="77777777" w:rsidR="000E204A" w:rsidRPr="000E204A" w:rsidRDefault="000E204A" w:rsidP="000E204A">
      <w:pPr>
        <w:pStyle w:val="ListParagraph"/>
        <w:numPr>
          <w:ilvl w:val="0"/>
          <w:numId w:val="30"/>
        </w:numPr>
        <w:rPr>
          <w:rFonts w:ascii="Calibri" w:hAnsi="Calibri" w:cs="Calibri"/>
        </w:rPr>
      </w:pPr>
      <w:r w:rsidRPr="000E204A">
        <w:rPr>
          <w:rFonts w:ascii="Calibri" w:hAnsi="Calibri" w:cs="Calibri"/>
        </w:rPr>
        <w:t xml:space="preserve">What was your experience like during this encounter with the provider using the clinical decision support tool for dental pain? Good/neutral/bad </w:t>
      </w:r>
    </w:p>
    <w:p w14:paraId="1E3E57D1" w14:textId="77777777" w:rsidR="000E204A" w:rsidRPr="000E204A" w:rsidRDefault="000E204A" w:rsidP="000E204A">
      <w:pPr>
        <w:pStyle w:val="ListParagraph"/>
        <w:numPr>
          <w:ilvl w:val="1"/>
          <w:numId w:val="30"/>
        </w:numPr>
        <w:rPr>
          <w:rFonts w:ascii="Calibri" w:hAnsi="Calibri" w:cs="Calibri"/>
        </w:rPr>
      </w:pPr>
      <w:r w:rsidRPr="000E204A">
        <w:rPr>
          <w:rFonts w:ascii="Calibri" w:hAnsi="Calibri" w:cs="Calibri"/>
        </w:rPr>
        <w:t>Please explain (open-ended)</w:t>
      </w:r>
    </w:p>
    <w:p w14:paraId="58BB9D2E" w14:textId="77777777" w:rsidR="000E204A" w:rsidRPr="000E204A" w:rsidRDefault="000E204A" w:rsidP="000E204A">
      <w:pPr>
        <w:pStyle w:val="ListParagraph"/>
        <w:numPr>
          <w:ilvl w:val="1"/>
          <w:numId w:val="30"/>
        </w:numPr>
        <w:rPr>
          <w:rFonts w:ascii="Calibri" w:hAnsi="Calibri" w:cs="Calibri"/>
        </w:rPr>
      </w:pPr>
      <w:r w:rsidRPr="000E204A">
        <w:rPr>
          <w:rFonts w:ascii="Calibri" w:hAnsi="Calibri" w:cs="Calibri"/>
        </w:rPr>
        <w:t>Did you feel worried that the provider was using a CDST? Why or why not? (open ended)</w:t>
      </w:r>
    </w:p>
    <w:p w14:paraId="3089C6A7" w14:textId="77777777" w:rsidR="000E204A" w:rsidRPr="000E204A" w:rsidRDefault="000E204A" w:rsidP="000E204A">
      <w:pPr>
        <w:rPr>
          <w:rFonts w:ascii="Calibri" w:hAnsi="Calibri" w:cs="Calibri"/>
        </w:rPr>
      </w:pPr>
      <w:r w:rsidRPr="000E204A">
        <w:rPr>
          <w:rFonts w:ascii="Calibri" w:hAnsi="Calibri" w:cs="Calibri"/>
        </w:rPr>
        <w:t>Answer Yes/No for the following questions</w:t>
      </w:r>
    </w:p>
    <w:p w14:paraId="6BBD99DD" w14:textId="6DC34384" w:rsidR="007E7F33" w:rsidRPr="000E204A" w:rsidRDefault="007E7F33" w:rsidP="007E7F33">
      <w:pPr>
        <w:pStyle w:val="ListParagraph"/>
        <w:numPr>
          <w:ilvl w:val="0"/>
          <w:numId w:val="30"/>
        </w:numPr>
        <w:rPr>
          <w:rFonts w:ascii="Calibri" w:hAnsi="Calibri" w:cs="Calibri"/>
        </w:rPr>
      </w:pPr>
      <w:r w:rsidRPr="000E204A">
        <w:rPr>
          <w:rFonts w:ascii="Calibri" w:hAnsi="Calibri" w:cs="Calibri"/>
        </w:rPr>
        <w:t>Did the provider ask if you have a fever</w:t>
      </w:r>
      <w:r w:rsidR="000E204A" w:rsidRPr="000E204A">
        <w:rPr>
          <w:rFonts w:ascii="Calibri" w:hAnsi="Calibri" w:cs="Calibri"/>
        </w:rPr>
        <w:t>?</w:t>
      </w:r>
    </w:p>
    <w:p w14:paraId="63C4ADDE" w14:textId="26D3FA51" w:rsidR="007E7F33" w:rsidRPr="000E204A" w:rsidRDefault="007E7F33" w:rsidP="007E7F33">
      <w:pPr>
        <w:pStyle w:val="ListParagraph"/>
        <w:numPr>
          <w:ilvl w:val="0"/>
          <w:numId w:val="30"/>
        </w:numPr>
        <w:rPr>
          <w:del w:id="5" w:author="Wright,Ashleigh" w:date="2026-05-18T22:15:00Z" w16du:dateUtc="2026-05-18T22:15:54Z"/>
          <w:rFonts w:ascii="Calibri" w:hAnsi="Calibri" w:cs="Calibri"/>
        </w:rPr>
      </w:pPr>
      <w:del w:id="6" w:author="Wright,Ashleigh" w:date="2026-05-18T22:15:00Z" w16du:dateUtc="2026-05-18T22:15:54Z">
        <w:r w:rsidRPr="7ABFFDFD" w:rsidDel="007E7F33">
          <w:rPr>
            <w:rFonts w:ascii="Calibri" w:hAnsi="Calibri" w:cs="Calibri"/>
          </w:rPr>
          <w:lastRenderedPageBreak/>
          <w:delText>Did the provider ask if you have any medication allergies</w:delText>
        </w:r>
        <w:r w:rsidRPr="7ABFFDFD" w:rsidDel="000E204A">
          <w:rPr>
            <w:rFonts w:ascii="Calibri" w:hAnsi="Calibri" w:cs="Calibri"/>
          </w:rPr>
          <w:delText>?</w:delText>
        </w:r>
      </w:del>
    </w:p>
    <w:p w14:paraId="0B4EFDC9" w14:textId="2D36CB5F" w:rsidR="007E7F33" w:rsidRPr="000E204A" w:rsidRDefault="007E7F33" w:rsidP="007E7F33">
      <w:pPr>
        <w:pStyle w:val="ListParagraph"/>
        <w:numPr>
          <w:ilvl w:val="0"/>
          <w:numId w:val="30"/>
        </w:numPr>
        <w:rPr>
          <w:rFonts w:ascii="Calibri" w:hAnsi="Calibri" w:cs="Calibri"/>
        </w:rPr>
      </w:pPr>
      <w:r w:rsidRPr="7ABFFDFD">
        <w:rPr>
          <w:rFonts w:ascii="Calibri" w:hAnsi="Calibri" w:cs="Calibri"/>
        </w:rPr>
        <w:t xml:space="preserve">Did the provider ask if you are allergic to penicillin? </w:t>
      </w:r>
    </w:p>
    <w:p w14:paraId="706ABD37" w14:textId="77777777" w:rsidR="007E7F33" w:rsidRPr="000E204A" w:rsidRDefault="007E7F33" w:rsidP="007E7F33">
      <w:pPr>
        <w:pStyle w:val="ListParagraph"/>
        <w:numPr>
          <w:ilvl w:val="0"/>
          <w:numId w:val="30"/>
        </w:numPr>
        <w:rPr>
          <w:rFonts w:ascii="Calibri" w:hAnsi="Calibri" w:cs="Calibri"/>
        </w:rPr>
      </w:pPr>
      <w:r w:rsidRPr="000E204A">
        <w:rPr>
          <w:rFonts w:ascii="Calibri" w:hAnsi="Calibri" w:cs="Calibri"/>
        </w:rPr>
        <w:t>Did the provider ask if there is pain with cold?</w:t>
      </w:r>
    </w:p>
    <w:p w14:paraId="49E9E5D5" w14:textId="7098FBF9" w:rsidR="007E7F33" w:rsidRPr="000E204A" w:rsidRDefault="007E7F33" w:rsidP="007E7F33">
      <w:pPr>
        <w:pStyle w:val="ListParagraph"/>
        <w:numPr>
          <w:ilvl w:val="0"/>
          <w:numId w:val="30"/>
        </w:numPr>
        <w:rPr>
          <w:rFonts w:ascii="Calibri" w:hAnsi="Calibri" w:cs="Calibri"/>
        </w:rPr>
      </w:pPr>
      <w:r w:rsidRPr="6906536B">
        <w:rPr>
          <w:rFonts w:ascii="Calibri" w:hAnsi="Calibri" w:cs="Calibri"/>
        </w:rPr>
        <w:t xml:space="preserve">Did the provider ask if </w:t>
      </w:r>
      <w:del w:id="7" w:author="Wright,Ashleigh" w:date="2026-05-18T22:08:00Z" w16du:dateUtc="2026-05-18T22:08:05Z">
        <w:r w:rsidRPr="6906536B" w:rsidDel="007E7F33">
          <w:rPr>
            <w:rFonts w:ascii="Calibri" w:hAnsi="Calibri" w:cs="Calibri"/>
          </w:rPr>
          <w:delText>there is pain with cold, whether it g</w:delText>
        </w:r>
      </w:del>
      <w:ins w:id="8" w:author="Wright,Ashleigh" w:date="2026-05-18T22:08:00Z" w16du:dateUtc="2026-05-18T22:08:06Z">
        <w:r w:rsidR="3CAA6DA2" w:rsidRPr="6906536B">
          <w:rPr>
            <w:rFonts w:ascii="Calibri" w:hAnsi="Calibri" w:cs="Calibri"/>
          </w:rPr>
          <w:t>the pain g</w:t>
        </w:r>
      </w:ins>
      <w:r w:rsidRPr="6906536B">
        <w:rPr>
          <w:rFonts w:ascii="Calibri" w:hAnsi="Calibri" w:cs="Calibri"/>
        </w:rPr>
        <w:t>oes away immediately or persists after removing the cold trigger?</w:t>
      </w:r>
    </w:p>
    <w:p w14:paraId="2D230A26" w14:textId="2A24BC1A" w:rsidR="007E7F33" w:rsidRPr="000E204A" w:rsidRDefault="007E7F33" w:rsidP="007E7F33">
      <w:pPr>
        <w:pStyle w:val="ListParagraph"/>
        <w:numPr>
          <w:ilvl w:val="0"/>
          <w:numId w:val="30"/>
        </w:numPr>
        <w:rPr>
          <w:rFonts w:ascii="Calibri" w:hAnsi="Calibri" w:cs="Calibri"/>
        </w:rPr>
      </w:pPr>
      <w:r w:rsidRPr="000E204A">
        <w:rPr>
          <w:rFonts w:ascii="Calibri" w:hAnsi="Calibri" w:cs="Calibri"/>
        </w:rPr>
        <w:t>Did the provider ask if there is pain with biting/chewing/tapping the tooth</w:t>
      </w:r>
      <w:r w:rsidR="000E204A" w:rsidRPr="000E204A">
        <w:rPr>
          <w:rFonts w:ascii="Calibri" w:hAnsi="Calibri" w:cs="Calibri"/>
        </w:rPr>
        <w:t>?</w:t>
      </w:r>
    </w:p>
    <w:p w14:paraId="3449319E" w14:textId="63B81D62" w:rsidR="007E7F33" w:rsidRPr="000E204A" w:rsidRDefault="007E7F33" w:rsidP="007E7F33">
      <w:pPr>
        <w:pStyle w:val="ListParagraph"/>
        <w:numPr>
          <w:ilvl w:val="0"/>
          <w:numId w:val="30"/>
        </w:numPr>
        <w:rPr>
          <w:rFonts w:ascii="Calibri" w:hAnsi="Calibri" w:cs="Calibri"/>
        </w:rPr>
      </w:pPr>
      <w:r w:rsidRPr="000E204A">
        <w:rPr>
          <w:rFonts w:ascii="Calibri" w:hAnsi="Calibri" w:cs="Calibri"/>
        </w:rPr>
        <w:t>Did the provider ask you if you have taken Advil/Motrin (ibuprofen) or Tylenol at home</w:t>
      </w:r>
      <w:r w:rsidR="000E204A" w:rsidRPr="000E204A">
        <w:rPr>
          <w:rFonts w:ascii="Calibri" w:hAnsi="Calibri" w:cs="Calibri"/>
        </w:rPr>
        <w:t>?</w:t>
      </w:r>
    </w:p>
    <w:p w14:paraId="4F543CCA" w14:textId="30CF8D56" w:rsidR="00300BF4" w:rsidRPr="000E204A" w:rsidRDefault="00300BF4" w:rsidP="007E7F33">
      <w:pPr>
        <w:pStyle w:val="ListParagraph"/>
        <w:numPr>
          <w:ilvl w:val="0"/>
          <w:numId w:val="30"/>
        </w:numPr>
        <w:rPr>
          <w:rFonts w:ascii="Calibri" w:hAnsi="Calibri" w:cs="Calibri"/>
        </w:rPr>
      </w:pPr>
      <w:r w:rsidRPr="000E204A">
        <w:rPr>
          <w:rFonts w:ascii="Calibri" w:hAnsi="Calibri" w:cs="Calibri"/>
        </w:rPr>
        <w:t>Did the provider offer you dental block, dental anesthesia</w:t>
      </w:r>
      <w:r w:rsidR="00916FCD" w:rsidRPr="000E204A">
        <w:rPr>
          <w:rFonts w:ascii="Calibri" w:hAnsi="Calibri" w:cs="Calibri"/>
        </w:rPr>
        <w:t xml:space="preserve">, injection? </w:t>
      </w:r>
    </w:p>
    <w:p w14:paraId="06A31403" w14:textId="6872A458" w:rsidR="00916FCD" w:rsidRPr="000E204A" w:rsidRDefault="00916FCD" w:rsidP="00916FCD">
      <w:pPr>
        <w:pStyle w:val="ListParagraph"/>
        <w:numPr>
          <w:ilvl w:val="1"/>
          <w:numId w:val="30"/>
        </w:numPr>
        <w:rPr>
          <w:rFonts w:ascii="Calibri" w:hAnsi="Calibri" w:cs="Calibri"/>
        </w:rPr>
      </w:pPr>
      <w:r w:rsidRPr="000E204A">
        <w:rPr>
          <w:rFonts w:ascii="Calibri" w:hAnsi="Calibri" w:cs="Calibri"/>
        </w:rPr>
        <w:t xml:space="preserve">If yes, did they explain that it provides temporary pain relief </w:t>
      </w:r>
    </w:p>
    <w:p w14:paraId="75E510B7" w14:textId="77777777" w:rsidR="002B2E31" w:rsidRPr="000E204A" w:rsidRDefault="002B2E31" w:rsidP="002B2E31">
      <w:pPr>
        <w:pStyle w:val="ListParagraph"/>
        <w:numPr>
          <w:ilvl w:val="0"/>
          <w:numId w:val="30"/>
        </w:numPr>
        <w:rPr>
          <w:rFonts w:ascii="Calibri" w:hAnsi="Calibri" w:cs="Calibri"/>
        </w:rPr>
      </w:pPr>
      <w:r w:rsidRPr="000E204A">
        <w:rPr>
          <w:rFonts w:ascii="Calibri" w:hAnsi="Calibri" w:cs="Calibri"/>
        </w:rPr>
        <w:t>Did the provider explain why you don’t need an antibiotic?</w:t>
      </w:r>
    </w:p>
    <w:p w14:paraId="56542A3C" w14:textId="68C22FD2" w:rsidR="002B2E31" w:rsidRPr="000E204A" w:rsidRDefault="002B2E31" w:rsidP="007E7F33">
      <w:pPr>
        <w:pStyle w:val="ListParagraph"/>
        <w:numPr>
          <w:ilvl w:val="0"/>
          <w:numId w:val="30"/>
        </w:numPr>
        <w:rPr>
          <w:rFonts w:ascii="Calibri" w:hAnsi="Calibri" w:cs="Calibri"/>
        </w:rPr>
      </w:pPr>
      <w:r w:rsidRPr="000E204A">
        <w:rPr>
          <w:rFonts w:ascii="Calibri" w:hAnsi="Calibri" w:cs="Calibri"/>
        </w:rPr>
        <w:t xml:space="preserve">Did the provider explain when you would need </w:t>
      </w:r>
      <w:r w:rsidR="000E204A" w:rsidRPr="000E204A">
        <w:rPr>
          <w:rFonts w:ascii="Calibri" w:hAnsi="Calibri" w:cs="Calibri"/>
        </w:rPr>
        <w:t xml:space="preserve">to </w:t>
      </w:r>
      <w:r w:rsidRPr="000E204A">
        <w:rPr>
          <w:rFonts w:ascii="Calibri" w:hAnsi="Calibri" w:cs="Calibri"/>
        </w:rPr>
        <w:t>take an antibiotic?</w:t>
      </w:r>
    </w:p>
    <w:p w14:paraId="77013DC2" w14:textId="53C8B853" w:rsidR="007E7F33" w:rsidRPr="000E204A" w:rsidRDefault="007E7F33" w:rsidP="007E7F33">
      <w:pPr>
        <w:pStyle w:val="ListParagraph"/>
        <w:numPr>
          <w:ilvl w:val="0"/>
          <w:numId w:val="30"/>
        </w:numPr>
        <w:rPr>
          <w:rFonts w:ascii="Calibri" w:hAnsi="Calibri" w:cs="Calibri"/>
        </w:rPr>
      </w:pPr>
      <w:r w:rsidRPr="000E204A">
        <w:rPr>
          <w:rFonts w:ascii="Calibri" w:hAnsi="Calibri" w:cs="Calibri"/>
        </w:rPr>
        <w:t>Did the provider tell you that you need to see a dentist soon?</w:t>
      </w:r>
    </w:p>
    <w:p w14:paraId="05AB20A2" w14:textId="77777777" w:rsidR="007E7F33" w:rsidRPr="000E204A" w:rsidRDefault="007E7F33" w:rsidP="007E7F33">
      <w:pPr>
        <w:pStyle w:val="ListParagraph"/>
        <w:numPr>
          <w:ilvl w:val="0"/>
          <w:numId w:val="30"/>
        </w:numPr>
        <w:rPr>
          <w:rFonts w:ascii="Calibri" w:hAnsi="Calibri" w:cs="Calibri"/>
        </w:rPr>
      </w:pPr>
      <w:r w:rsidRPr="000E204A">
        <w:rPr>
          <w:rFonts w:ascii="Calibri" w:hAnsi="Calibri" w:cs="Calibri"/>
        </w:rPr>
        <w:t xml:space="preserve">Did they ask if you are able to see a dentist soon? </w:t>
      </w:r>
    </w:p>
    <w:p w14:paraId="110FA2B9" w14:textId="77777777" w:rsidR="007E7F33" w:rsidRPr="000E204A" w:rsidRDefault="007E7F33" w:rsidP="007E7F33">
      <w:pPr>
        <w:pStyle w:val="ListParagraph"/>
        <w:numPr>
          <w:ilvl w:val="0"/>
          <w:numId w:val="30"/>
        </w:numPr>
        <w:rPr>
          <w:rFonts w:ascii="Calibri" w:hAnsi="Calibri" w:cs="Calibri"/>
        </w:rPr>
      </w:pPr>
      <w:r w:rsidRPr="000E204A">
        <w:rPr>
          <w:rFonts w:ascii="Calibri" w:hAnsi="Calibri" w:cs="Calibri"/>
        </w:rPr>
        <w:t>Did the provider ask if you want to save your tooth?</w:t>
      </w:r>
    </w:p>
    <w:p w14:paraId="2B8AA31D" w14:textId="77777777" w:rsidR="00E71ED0" w:rsidRPr="000E204A" w:rsidRDefault="00E71ED0">
      <w:pPr>
        <w:pBdr>
          <w:top w:val="single" w:sz="12" w:space="0" w:color="auto"/>
        </w:pBdr>
        <w:spacing w:after="0"/>
        <w:rPr>
          <w:rFonts w:ascii="Calibri" w:hAnsi="Calibri" w:cs="Calibri"/>
        </w:rPr>
      </w:pPr>
    </w:p>
    <w:p w14:paraId="2B8AA324" w14:textId="77777777" w:rsidR="00E71ED0" w:rsidRPr="000E204A" w:rsidRDefault="00E71ED0">
      <w:pPr>
        <w:pBdr>
          <w:top w:val="single" w:sz="12" w:space="0" w:color="auto"/>
        </w:pBdr>
        <w:spacing w:after="0"/>
        <w:rPr>
          <w:rFonts w:ascii="Calibri" w:hAnsi="Calibri" w:cs="Calibri"/>
        </w:rPr>
      </w:pPr>
    </w:p>
    <w:p w14:paraId="2B8AA32D" w14:textId="6ED59CA7" w:rsidR="00E71ED0" w:rsidRDefault="00D17BB3">
      <w:pPr>
        <w:rPr>
          <w:ins w:id="9" w:author="Khouja, Tumader" w:date="2026-07-06T11:00:00Z" w16du:dateUtc="2026-07-06T15:00:00Z"/>
          <w:rFonts w:ascii="Calibri" w:hAnsi="Calibri" w:cs="Calibri"/>
        </w:rPr>
      </w:pPr>
      <w:ins w:id="10" w:author="Khouja, Tumader" w:date="2026-07-06T11:00:00Z" w16du:dateUtc="2026-07-06T15:00:00Z">
        <w:r w:rsidRPr="00D17BB3">
          <w:rPr>
            <w:rFonts w:ascii="Calibri" w:hAnsi="Calibri" w:cs="Calibri"/>
          </w:rPr>
          <w:lastRenderedPageBreak/>
          <w:drawing>
            <wp:inline distT="0" distB="0" distL="0" distR="0" wp14:anchorId="13E7B053" wp14:editId="3A642B28">
              <wp:extent cx="5056308" cy="6942422"/>
              <wp:effectExtent l="0" t="0" r="0" b="0"/>
              <wp:docPr id="37446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67026" name=""/>
                      <pic:cNvPicPr/>
                    </pic:nvPicPr>
                    <pic:blipFill>
                      <a:blip r:embed="rId10"/>
                      <a:stretch>
                        <a:fillRect/>
                      </a:stretch>
                    </pic:blipFill>
                    <pic:spPr>
                      <a:xfrm>
                        <a:off x="0" y="0"/>
                        <a:ext cx="5056308" cy="6942422"/>
                      </a:xfrm>
                      <a:prstGeom prst="rect">
                        <a:avLst/>
                      </a:prstGeom>
                    </pic:spPr>
                  </pic:pic>
                </a:graphicData>
              </a:graphic>
            </wp:inline>
          </w:drawing>
        </w:r>
      </w:ins>
    </w:p>
    <w:p w14:paraId="1816086C" w14:textId="6979B5D5" w:rsidR="00304490" w:rsidRDefault="00304490">
      <w:pPr>
        <w:rPr>
          <w:ins w:id="11" w:author="Khouja, Tumader" w:date="2026-07-06T11:01:00Z" w16du:dateUtc="2026-07-06T15:01:00Z"/>
          <w:rFonts w:ascii="Calibri" w:hAnsi="Calibri" w:cs="Calibri"/>
        </w:rPr>
      </w:pPr>
      <w:ins w:id="12" w:author="Khouja, Tumader" w:date="2026-07-06T11:00:00Z" w16du:dateUtc="2026-07-06T15:00:00Z">
        <w:r w:rsidRPr="00304490">
          <w:rPr>
            <w:rFonts w:ascii="Calibri" w:hAnsi="Calibri" w:cs="Calibri"/>
          </w:rPr>
          <w:lastRenderedPageBreak/>
          <w:drawing>
            <wp:inline distT="0" distB="0" distL="0" distR="0" wp14:anchorId="7D418DC8" wp14:editId="56E936F4">
              <wp:extent cx="5048688" cy="5944115"/>
              <wp:effectExtent l="0" t="0" r="0" b="0"/>
              <wp:docPr id="111082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25307" name=""/>
                      <pic:cNvPicPr/>
                    </pic:nvPicPr>
                    <pic:blipFill>
                      <a:blip r:embed="rId11"/>
                      <a:stretch>
                        <a:fillRect/>
                      </a:stretch>
                    </pic:blipFill>
                    <pic:spPr>
                      <a:xfrm>
                        <a:off x="0" y="0"/>
                        <a:ext cx="5048688" cy="5944115"/>
                      </a:xfrm>
                      <a:prstGeom prst="rect">
                        <a:avLst/>
                      </a:prstGeom>
                    </pic:spPr>
                  </pic:pic>
                </a:graphicData>
              </a:graphic>
            </wp:inline>
          </w:drawing>
        </w:r>
      </w:ins>
    </w:p>
    <w:p w14:paraId="6050B193" w14:textId="17D341EA" w:rsidR="00C76191" w:rsidRDefault="00C76191">
      <w:pPr>
        <w:rPr>
          <w:ins w:id="13" w:author="Khouja, Tumader" w:date="2026-07-06T11:01:00Z" w16du:dateUtc="2026-07-06T15:01:00Z"/>
          <w:rFonts w:ascii="Calibri" w:hAnsi="Calibri" w:cs="Calibri"/>
        </w:rPr>
      </w:pPr>
      <w:ins w:id="14" w:author="Khouja, Tumader" w:date="2026-07-06T11:01:00Z" w16du:dateUtc="2026-07-06T15:01:00Z">
        <w:r w:rsidRPr="00C76191">
          <w:rPr>
            <w:rFonts w:ascii="Calibri" w:hAnsi="Calibri" w:cs="Calibri"/>
          </w:rPr>
          <w:lastRenderedPageBreak/>
          <w:drawing>
            <wp:inline distT="0" distB="0" distL="0" distR="0" wp14:anchorId="1E945FEA" wp14:editId="3D30466F">
              <wp:extent cx="5048688" cy="7628281"/>
              <wp:effectExtent l="0" t="0" r="0" b="0"/>
              <wp:docPr id="192369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92116" name=""/>
                      <pic:cNvPicPr/>
                    </pic:nvPicPr>
                    <pic:blipFill>
                      <a:blip r:embed="rId12"/>
                      <a:stretch>
                        <a:fillRect/>
                      </a:stretch>
                    </pic:blipFill>
                    <pic:spPr>
                      <a:xfrm>
                        <a:off x="0" y="0"/>
                        <a:ext cx="5048688" cy="7628281"/>
                      </a:xfrm>
                      <a:prstGeom prst="rect">
                        <a:avLst/>
                      </a:prstGeom>
                    </pic:spPr>
                  </pic:pic>
                </a:graphicData>
              </a:graphic>
            </wp:inline>
          </w:drawing>
        </w:r>
      </w:ins>
    </w:p>
    <w:p w14:paraId="0C1D4EB8" w14:textId="3BF8D42E" w:rsidR="00AE4EDD" w:rsidRPr="000E204A" w:rsidRDefault="00AE4EDD">
      <w:pPr>
        <w:rPr>
          <w:rFonts w:ascii="Calibri" w:hAnsi="Calibri" w:cs="Calibri"/>
        </w:rPr>
      </w:pPr>
      <w:ins w:id="15" w:author="Khouja, Tumader" w:date="2026-07-06T11:01:00Z" w16du:dateUtc="2026-07-06T15:01:00Z">
        <w:r w:rsidRPr="00AE4EDD">
          <w:rPr>
            <w:rFonts w:ascii="Calibri" w:hAnsi="Calibri" w:cs="Calibri"/>
          </w:rPr>
          <w:lastRenderedPageBreak/>
          <w:drawing>
            <wp:inline distT="0" distB="0" distL="0" distR="0" wp14:anchorId="53F0AEFE" wp14:editId="53762EA6">
              <wp:extent cx="5075360" cy="7030059"/>
              <wp:effectExtent l="0" t="0" r="0" b="0"/>
              <wp:docPr id="36772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20473" name=""/>
                      <pic:cNvPicPr/>
                    </pic:nvPicPr>
                    <pic:blipFill>
                      <a:blip r:embed="rId13"/>
                      <a:stretch>
                        <a:fillRect/>
                      </a:stretch>
                    </pic:blipFill>
                    <pic:spPr>
                      <a:xfrm>
                        <a:off x="0" y="0"/>
                        <a:ext cx="5075360" cy="7030059"/>
                      </a:xfrm>
                      <a:prstGeom prst="rect">
                        <a:avLst/>
                      </a:prstGeom>
                    </pic:spPr>
                  </pic:pic>
                </a:graphicData>
              </a:graphic>
            </wp:inline>
          </w:drawing>
        </w:r>
      </w:ins>
    </w:p>
    <w:sectPr w:rsidR="00AE4EDD" w:rsidRPr="000E204A">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houja, Tumader" w:date="2026-05-05T16:17:00Z" w:initials="TK">
    <w:p w14:paraId="5F036C8C" w14:textId="77777777" w:rsidR="005F15A0" w:rsidRDefault="005F15A0" w:rsidP="005F15A0">
      <w:pPr>
        <w:pStyle w:val="CommentText"/>
      </w:pPr>
      <w:r>
        <w:rPr>
          <w:rStyle w:val="CommentReference"/>
        </w:rPr>
        <w:annotationRef/>
      </w:r>
      <w:r>
        <w:rPr>
          <w:color w:val="0F4761"/>
        </w:rPr>
        <w:t>Review of Systems</w:t>
      </w:r>
    </w:p>
    <w:p w14:paraId="216812CC" w14:textId="77777777" w:rsidR="005F15A0" w:rsidRDefault="005F15A0" w:rsidP="005F15A0">
      <w:pPr>
        <w:pStyle w:val="CommentText"/>
        <w:numPr>
          <w:ilvl w:val="0"/>
          <w:numId w:val="22"/>
        </w:numPr>
        <w:ind w:left="720"/>
      </w:pPr>
      <w:r>
        <w:rPr>
          <w:b/>
          <w:bCs/>
        </w:rPr>
        <w:t>Positive:</w:t>
      </w:r>
      <w:r>
        <w:t xml:space="preserve"> Dental pain, pain with chewing</w:t>
      </w:r>
    </w:p>
    <w:p w14:paraId="30A5F114" w14:textId="77777777" w:rsidR="005F15A0" w:rsidRDefault="005F15A0" w:rsidP="005F15A0">
      <w:pPr>
        <w:pStyle w:val="CommentText"/>
        <w:numPr>
          <w:ilvl w:val="0"/>
          <w:numId w:val="22"/>
        </w:numPr>
        <w:ind w:left="720"/>
      </w:pPr>
      <w:r>
        <w:rPr>
          <w:b/>
          <w:bCs/>
        </w:rPr>
        <w:t>Negative:</w:t>
      </w:r>
      <w:r>
        <w:t xml:space="preserve"> Fever, swelling, trismus, dysphagia, voice changes, dyspnea</w:t>
      </w:r>
    </w:p>
    <w:p w14:paraId="691E655A" w14:textId="77777777" w:rsidR="005F15A0" w:rsidRDefault="005F15A0" w:rsidP="005F15A0">
      <w:pPr>
        <w:pStyle w:val="CommentText"/>
      </w:pPr>
    </w:p>
    <w:p w14:paraId="4E232CC6" w14:textId="77777777" w:rsidR="005F15A0" w:rsidRDefault="005F15A0" w:rsidP="005F15A0">
      <w:pPr>
        <w:pStyle w:val="CommentText"/>
      </w:pPr>
      <w:r>
        <w:rPr>
          <w:color w:val="0F4761"/>
        </w:rPr>
        <w:t>Vital Signs</w:t>
      </w:r>
    </w:p>
    <w:p w14:paraId="3679842B" w14:textId="77777777" w:rsidR="005F15A0" w:rsidRDefault="005F15A0" w:rsidP="005F15A0">
      <w:pPr>
        <w:pStyle w:val="CommentText"/>
        <w:numPr>
          <w:ilvl w:val="0"/>
          <w:numId w:val="23"/>
        </w:numPr>
      </w:pPr>
      <w:r>
        <w:t>Temperature: 36.7°C (98.1°F)</w:t>
      </w:r>
    </w:p>
    <w:p w14:paraId="6ED03019" w14:textId="77777777" w:rsidR="005F15A0" w:rsidRDefault="005F15A0" w:rsidP="005F15A0">
      <w:pPr>
        <w:pStyle w:val="CommentText"/>
        <w:numPr>
          <w:ilvl w:val="0"/>
          <w:numId w:val="23"/>
        </w:numPr>
      </w:pPr>
      <w:r>
        <w:t>Heart Rate: 84 bpm</w:t>
      </w:r>
    </w:p>
    <w:p w14:paraId="43D21E0D" w14:textId="77777777" w:rsidR="005F15A0" w:rsidRDefault="005F15A0" w:rsidP="005F15A0">
      <w:pPr>
        <w:pStyle w:val="CommentText"/>
        <w:numPr>
          <w:ilvl w:val="0"/>
          <w:numId w:val="23"/>
        </w:numPr>
      </w:pPr>
      <w:r>
        <w:t>Blood Pressure: 124/78 mmHg</w:t>
      </w:r>
    </w:p>
    <w:p w14:paraId="6ED7B302" w14:textId="77777777" w:rsidR="005F15A0" w:rsidRDefault="005F15A0" w:rsidP="005F15A0">
      <w:pPr>
        <w:pStyle w:val="CommentText"/>
        <w:numPr>
          <w:ilvl w:val="0"/>
          <w:numId w:val="23"/>
        </w:numPr>
      </w:pPr>
      <w:r>
        <w:t>Respiratory Rate: 14 breaths/min</w:t>
      </w:r>
    </w:p>
    <w:p w14:paraId="7FD43502" w14:textId="77777777" w:rsidR="005F15A0" w:rsidRDefault="005F15A0" w:rsidP="005F15A0">
      <w:pPr>
        <w:pStyle w:val="CommentText"/>
        <w:numPr>
          <w:ilvl w:val="0"/>
          <w:numId w:val="23"/>
        </w:numPr>
      </w:pPr>
      <w:r>
        <w:t>Oxygen Saturation: 99% on room air</w:t>
      </w:r>
    </w:p>
  </w:comment>
  <w:comment w:id="1" w:author="Khouja, Tumader" w:date="2026-05-05T16:19:00Z" w:initials="TK">
    <w:p w14:paraId="5F9160DF" w14:textId="77777777" w:rsidR="00217724" w:rsidRDefault="00217724" w:rsidP="00217724">
      <w:pPr>
        <w:pStyle w:val="CommentText"/>
      </w:pPr>
      <w:r>
        <w:rPr>
          <w:rStyle w:val="CommentReference"/>
        </w:rPr>
        <w:annotationRef/>
      </w:r>
      <w:r>
        <w:rPr>
          <w:color w:val="0F4761"/>
        </w:rPr>
        <w:t>Head and Neck</w:t>
      </w:r>
    </w:p>
    <w:p w14:paraId="673E3316" w14:textId="77777777" w:rsidR="00217724" w:rsidRDefault="00217724" w:rsidP="00217724">
      <w:pPr>
        <w:pStyle w:val="CommentText"/>
        <w:numPr>
          <w:ilvl w:val="0"/>
          <w:numId w:val="24"/>
        </w:numPr>
      </w:pPr>
      <w:r>
        <w:t>No facial swelling or erythema</w:t>
      </w:r>
    </w:p>
    <w:p w14:paraId="33CC6F41" w14:textId="77777777" w:rsidR="00217724" w:rsidRDefault="00217724" w:rsidP="00217724">
      <w:pPr>
        <w:pStyle w:val="CommentText"/>
        <w:numPr>
          <w:ilvl w:val="0"/>
          <w:numId w:val="24"/>
        </w:numPr>
      </w:pPr>
      <w:r>
        <w:t>No cervical lymphadenopathy</w:t>
      </w:r>
    </w:p>
  </w:comment>
  <w:comment w:id="2" w:author="Khouja, Tumader" w:date="2026-05-05T16:20:00Z" w:initials="TK">
    <w:p w14:paraId="3C8EB915" w14:textId="77777777" w:rsidR="00E43A73" w:rsidRDefault="00E43A73" w:rsidP="00E43A73">
      <w:pPr>
        <w:pStyle w:val="CommentText"/>
      </w:pPr>
      <w:r>
        <w:rPr>
          <w:rStyle w:val="CommentReference"/>
        </w:rPr>
        <w:annotationRef/>
      </w:r>
      <w:r>
        <w:rPr>
          <w:color w:val="0F4761"/>
        </w:rPr>
        <w:t>Oral Cavity</w:t>
      </w:r>
    </w:p>
    <w:p w14:paraId="4A5F3C2F" w14:textId="77777777" w:rsidR="00E43A73" w:rsidRDefault="00E43A73" w:rsidP="00E43A73">
      <w:pPr>
        <w:pStyle w:val="CommentText"/>
        <w:numPr>
          <w:ilvl w:val="0"/>
          <w:numId w:val="25"/>
        </w:numPr>
        <w:ind w:left="720"/>
      </w:pPr>
      <w:r>
        <w:t xml:space="preserve">Large, deep carious lesion of the </w:t>
      </w:r>
      <w:r>
        <w:rPr>
          <w:b/>
          <w:bCs/>
        </w:rPr>
        <w:t>left mandibular first molar</w:t>
      </w:r>
    </w:p>
    <w:p w14:paraId="4294C3F2" w14:textId="77777777" w:rsidR="00E43A73" w:rsidRDefault="00E43A73" w:rsidP="00E43A73">
      <w:pPr>
        <w:pStyle w:val="CommentText"/>
        <w:numPr>
          <w:ilvl w:val="0"/>
          <w:numId w:val="25"/>
        </w:numPr>
        <w:ind w:left="720"/>
      </w:pPr>
      <w:r>
        <w:rPr>
          <w:b/>
          <w:bCs/>
        </w:rPr>
        <w:t>No response to cold stimulus</w:t>
      </w:r>
      <w:r>
        <w:t xml:space="preserve"> (suggesting pulpal necrosis)</w:t>
      </w:r>
    </w:p>
    <w:p w14:paraId="602DF1D4" w14:textId="77777777" w:rsidR="00E43A73" w:rsidRDefault="00E43A73" w:rsidP="00E43A73">
      <w:pPr>
        <w:pStyle w:val="CommentText"/>
        <w:numPr>
          <w:ilvl w:val="0"/>
          <w:numId w:val="25"/>
        </w:numPr>
      </w:pPr>
      <w:r>
        <w:rPr>
          <w:b/>
          <w:bCs/>
        </w:rPr>
        <w:t>Marked tenderness to percussion and biting pressure</w:t>
      </w:r>
    </w:p>
    <w:p w14:paraId="5DA346D4" w14:textId="77777777" w:rsidR="00E43A73" w:rsidRDefault="00E43A73" w:rsidP="00E43A73">
      <w:pPr>
        <w:pStyle w:val="CommentText"/>
        <w:numPr>
          <w:ilvl w:val="0"/>
          <w:numId w:val="25"/>
        </w:numPr>
      </w:pPr>
      <w:r>
        <w:t>Mild gingival erythema without fluctuance</w:t>
      </w:r>
    </w:p>
    <w:p w14:paraId="5BE113AC" w14:textId="77777777" w:rsidR="00E43A73" w:rsidRDefault="00E43A73" w:rsidP="00E43A73">
      <w:pPr>
        <w:pStyle w:val="CommentText"/>
        <w:numPr>
          <w:ilvl w:val="0"/>
          <w:numId w:val="25"/>
        </w:numPr>
      </w:pPr>
      <w:r>
        <w:t>No purulence or sinus tract</w:t>
      </w:r>
    </w:p>
    <w:p w14:paraId="64BC9376" w14:textId="77777777" w:rsidR="00E43A73" w:rsidRDefault="00E43A73" w:rsidP="00E43A73">
      <w:pPr>
        <w:pStyle w:val="CommentText"/>
        <w:numPr>
          <w:ilvl w:val="0"/>
          <w:numId w:val="25"/>
        </w:numPr>
      </w:pPr>
      <w:r>
        <w:t>Floor of mouth soft</w:t>
      </w:r>
    </w:p>
    <w:p w14:paraId="3171F7E0" w14:textId="77777777" w:rsidR="00E43A73" w:rsidRDefault="00E43A73" w:rsidP="00E43A73">
      <w:pPr>
        <w:pStyle w:val="CommentText"/>
        <w:numPr>
          <w:ilvl w:val="0"/>
          <w:numId w:val="25"/>
        </w:numPr>
      </w:pPr>
      <w:r>
        <w:t>Uvula midline</w:t>
      </w:r>
    </w:p>
    <w:p w14:paraId="7C3F1653" w14:textId="77777777" w:rsidR="00E43A73" w:rsidRDefault="00E43A73" w:rsidP="00E43A73">
      <w:pPr>
        <w:pStyle w:val="CommentText"/>
      </w:pPr>
      <w:r>
        <w:rPr>
          <w:color w:val="0F4761"/>
        </w:rPr>
        <w:t>Airway</w:t>
      </w:r>
    </w:p>
    <w:p w14:paraId="1B487912" w14:textId="77777777" w:rsidR="00E43A73" w:rsidRDefault="00E43A73" w:rsidP="00E43A73">
      <w:pPr>
        <w:pStyle w:val="CommentText"/>
        <w:numPr>
          <w:ilvl w:val="0"/>
          <w:numId w:val="26"/>
        </w:numPr>
      </w:pPr>
      <w:r>
        <w:t>Patent</w:t>
      </w:r>
    </w:p>
    <w:p w14:paraId="46597863" w14:textId="77777777" w:rsidR="00E43A73" w:rsidRDefault="00E43A73" w:rsidP="00E43A73">
      <w:pPr>
        <w:pStyle w:val="CommentText"/>
        <w:numPr>
          <w:ilvl w:val="0"/>
          <w:numId w:val="26"/>
        </w:numPr>
      </w:pPr>
      <w:r>
        <w:t>Normal voice</w:t>
      </w:r>
    </w:p>
    <w:p w14:paraId="680F8CFE" w14:textId="77777777" w:rsidR="00E43A73" w:rsidRDefault="00E43A73" w:rsidP="00E43A73">
      <w:pPr>
        <w:pStyle w:val="CommentText"/>
        <w:numPr>
          <w:ilvl w:val="0"/>
          <w:numId w:val="26"/>
        </w:numPr>
      </w:pPr>
      <w:r>
        <w:t>No drooling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D43502" w15:done="0"/>
  <w15:commentEx w15:paraId="33CC6F41" w15:paraIdParent="7FD43502" w15:done="0"/>
  <w15:commentEx w15:paraId="680F8CFE" w15:paraIdParent="7FD435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E88F1D" w16cex:dateUtc="2026-05-05T20:17:00Z"/>
  <w16cex:commentExtensible w16cex:durableId="53956902" w16cex:dateUtc="2026-05-05T20:19:00Z"/>
  <w16cex:commentExtensible w16cex:durableId="28238A70" w16cex:dateUtc="2026-05-05T2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D43502" w16cid:durableId="6EE88F1D"/>
  <w16cid:commentId w16cid:paraId="33CC6F41" w16cid:durableId="53956902"/>
  <w16cid:commentId w16cid:paraId="680F8CFE" w16cid:durableId="28238A7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D00"/>
    <w:multiLevelType w:val="hybridMultilevel"/>
    <w:tmpl w:val="E6E6BAA4"/>
    <w:lvl w:ilvl="0" w:tplc="C6E4CB78">
      <w:start w:val="1"/>
      <w:numFmt w:val="bullet"/>
      <w:lvlText w:val="●"/>
      <w:lvlJc w:val="left"/>
      <w:pPr>
        <w:ind w:left="720" w:hanging="360"/>
      </w:pPr>
    </w:lvl>
    <w:lvl w:ilvl="1" w:tplc="4EDCE614">
      <w:start w:val="1"/>
      <w:numFmt w:val="bullet"/>
      <w:lvlText w:val="○"/>
      <w:lvlJc w:val="left"/>
      <w:pPr>
        <w:ind w:left="1440" w:hanging="360"/>
      </w:pPr>
    </w:lvl>
    <w:lvl w:ilvl="2" w:tplc="0EF8A1EA">
      <w:start w:val="1"/>
      <w:numFmt w:val="bullet"/>
      <w:lvlText w:val="■"/>
      <w:lvlJc w:val="left"/>
      <w:pPr>
        <w:ind w:left="2160" w:hanging="360"/>
      </w:pPr>
    </w:lvl>
    <w:lvl w:ilvl="3" w:tplc="0AEA1728">
      <w:start w:val="1"/>
      <w:numFmt w:val="bullet"/>
      <w:lvlText w:val="●"/>
      <w:lvlJc w:val="left"/>
      <w:pPr>
        <w:ind w:left="2880" w:hanging="360"/>
      </w:pPr>
    </w:lvl>
    <w:lvl w:ilvl="4" w:tplc="C9A8CB2E">
      <w:start w:val="1"/>
      <w:numFmt w:val="bullet"/>
      <w:lvlText w:val="○"/>
      <w:lvlJc w:val="left"/>
      <w:pPr>
        <w:ind w:left="3600" w:hanging="360"/>
      </w:pPr>
    </w:lvl>
    <w:lvl w:ilvl="5" w:tplc="29CA7ECA">
      <w:start w:val="1"/>
      <w:numFmt w:val="bullet"/>
      <w:lvlText w:val="■"/>
      <w:lvlJc w:val="left"/>
      <w:pPr>
        <w:ind w:left="4320" w:hanging="360"/>
      </w:pPr>
    </w:lvl>
    <w:lvl w:ilvl="6" w:tplc="A49A1760">
      <w:start w:val="1"/>
      <w:numFmt w:val="bullet"/>
      <w:lvlText w:val="●"/>
      <w:lvlJc w:val="left"/>
      <w:pPr>
        <w:ind w:left="5040" w:hanging="360"/>
      </w:pPr>
    </w:lvl>
    <w:lvl w:ilvl="7" w:tplc="2D2E84DE">
      <w:start w:val="1"/>
      <w:numFmt w:val="bullet"/>
      <w:lvlText w:val="●"/>
      <w:lvlJc w:val="left"/>
      <w:pPr>
        <w:ind w:left="5760" w:hanging="360"/>
      </w:pPr>
    </w:lvl>
    <w:lvl w:ilvl="8" w:tplc="D7929E14">
      <w:start w:val="1"/>
      <w:numFmt w:val="bullet"/>
      <w:lvlText w:val="●"/>
      <w:lvlJc w:val="left"/>
      <w:pPr>
        <w:ind w:left="6480" w:hanging="360"/>
      </w:pPr>
    </w:lvl>
  </w:abstractNum>
  <w:abstractNum w:abstractNumId="1" w15:restartNumberingAfterBreak="0">
    <w:nsid w:val="045B5435"/>
    <w:multiLevelType w:val="hybridMultilevel"/>
    <w:tmpl w:val="7266141A"/>
    <w:lvl w:ilvl="0" w:tplc="9EF81DA4">
      <w:start w:val="1"/>
      <w:numFmt w:val="bullet"/>
      <w:lvlText w:val=""/>
      <w:lvlJc w:val="left"/>
      <w:pPr>
        <w:ind w:left="720" w:hanging="360"/>
      </w:pPr>
      <w:rPr>
        <w:rFonts w:ascii="Symbol" w:eastAsia="Symbol" w:hAnsi="Symbol" w:cs="Symbol"/>
      </w:rPr>
    </w:lvl>
    <w:lvl w:ilvl="1" w:tplc="70A62FBE">
      <w:start w:val="1"/>
      <w:numFmt w:val="bullet"/>
      <w:lvlText w:val="o"/>
      <w:lvlJc w:val="left"/>
      <w:pPr>
        <w:ind w:left="1440" w:hanging="360"/>
      </w:pPr>
      <w:rPr>
        <w:rFonts w:ascii="Courier New" w:eastAsia="Courier New" w:hAnsi="Courier New" w:cs="Courier New"/>
      </w:rPr>
    </w:lvl>
    <w:lvl w:ilvl="2" w:tplc="E4A8A986">
      <w:start w:val="1"/>
      <w:numFmt w:val="bullet"/>
      <w:lvlText w:val=""/>
      <w:lvlJc w:val="left"/>
      <w:pPr>
        <w:ind w:left="2160" w:hanging="360"/>
      </w:pPr>
      <w:rPr>
        <w:rFonts w:ascii="Wingdings" w:eastAsia="Wingdings" w:hAnsi="Wingdings" w:cs="Wingdings"/>
      </w:rPr>
    </w:lvl>
    <w:lvl w:ilvl="3" w:tplc="FDA8D91E">
      <w:start w:val="1"/>
      <w:numFmt w:val="bullet"/>
      <w:lvlText w:val=""/>
      <w:lvlJc w:val="left"/>
      <w:pPr>
        <w:ind w:left="2880" w:hanging="360"/>
      </w:pPr>
      <w:rPr>
        <w:rFonts w:ascii="Symbol" w:eastAsia="Symbol" w:hAnsi="Symbol" w:cs="Symbol"/>
      </w:rPr>
    </w:lvl>
    <w:lvl w:ilvl="4" w:tplc="E79600FC">
      <w:start w:val="1"/>
      <w:numFmt w:val="bullet"/>
      <w:lvlText w:val="o"/>
      <w:lvlJc w:val="left"/>
      <w:pPr>
        <w:ind w:left="3600" w:hanging="360"/>
      </w:pPr>
      <w:rPr>
        <w:rFonts w:ascii="Courier New" w:eastAsia="Courier New" w:hAnsi="Courier New" w:cs="Courier New"/>
      </w:rPr>
    </w:lvl>
    <w:lvl w:ilvl="5" w:tplc="2A50C5CC">
      <w:start w:val="1"/>
      <w:numFmt w:val="bullet"/>
      <w:lvlText w:val=""/>
      <w:lvlJc w:val="left"/>
      <w:pPr>
        <w:ind w:left="4320" w:hanging="360"/>
      </w:pPr>
      <w:rPr>
        <w:rFonts w:ascii="Wingdings" w:eastAsia="Wingdings" w:hAnsi="Wingdings" w:cs="Wingdings"/>
      </w:rPr>
    </w:lvl>
    <w:lvl w:ilvl="6" w:tplc="D1F678D0">
      <w:start w:val="1"/>
      <w:numFmt w:val="bullet"/>
      <w:lvlText w:val=""/>
      <w:lvlJc w:val="left"/>
      <w:pPr>
        <w:ind w:left="5040" w:hanging="360"/>
      </w:pPr>
      <w:rPr>
        <w:rFonts w:ascii="Symbol" w:eastAsia="Symbol" w:hAnsi="Symbol" w:cs="Symbol"/>
      </w:rPr>
    </w:lvl>
    <w:lvl w:ilvl="7" w:tplc="45343CB2">
      <w:start w:val="1"/>
      <w:numFmt w:val="bullet"/>
      <w:lvlText w:val="o"/>
      <w:lvlJc w:val="left"/>
      <w:pPr>
        <w:ind w:left="5760" w:hanging="360"/>
      </w:pPr>
      <w:rPr>
        <w:rFonts w:ascii="Courier New" w:eastAsia="Courier New" w:hAnsi="Courier New" w:cs="Courier New"/>
      </w:rPr>
    </w:lvl>
    <w:lvl w:ilvl="8" w:tplc="FBBE3B64">
      <w:start w:val="1"/>
      <w:numFmt w:val="bullet"/>
      <w:lvlText w:val=""/>
      <w:lvlJc w:val="left"/>
      <w:pPr>
        <w:ind w:left="6480" w:hanging="360"/>
      </w:pPr>
      <w:rPr>
        <w:rFonts w:ascii="Wingdings" w:eastAsia="Wingdings" w:hAnsi="Wingdings" w:cs="Wingdings"/>
      </w:rPr>
    </w:lvl>
  </w:abstractNum>
  <w:abstractNum w:abstractNumId="2" w15:restartNumberingAfterBreak="0">
    <w:nsid w:val="05B407D7"/>
    <w:multiLevelType w:val="hybridMultilevel"/>
    <w:tmpl w:val="C99884AE"/>
    <w:lvl w:ilvl="0" w:tplc="6C5C7C78">
      <w:start w:val="1"/>
      <w:numFmt w:val="bullet"/>
      <w:lvlText w:val=""/>
      <w:lvlJc w:val="left"/>
      <w:pPr>
        <w:ind w:left="1440" w:hanging="360"/>
      </w:pPr>
      <w:rPr>
        <w:rFonts w:ascii="Symbol" w:hAnsi="Symbol"/>
      </w:rPr>
    </w:lvl>
    <w:lvl w:ilvl="1" w:tplc="90C6A88A">
      <w:start w:val="1"/>
      <w:numFmt w:val="bullet"/>
      <w:lvlText w:val=""/>
      <w:lvlJc w:val="left"/>
      <w:pPr>
        <w:ind w:left="1440" w:hanging="360"/>
      </w:pPr>
      <w:rPr>
        <w:rFonts w:ascii="Symbol" w:hAnsi="Symbol"/>
      </w:rPr>
    </w:lvl>
    <w:lvl w:ilvl="2" w:tplc="52DC191C">
      <w:start w:val="1"/>
      <w:numFmt w:val="bullet"/>
      <w:lvlText w:val=""/>
      <w:lvlJc w:val="left"/>
      <w:pPr>
        <w:ind w:left="1440" w:hanging="360"/>
      </w:pPr>
      <w:rPr>
        <w:rFonts w:ascii="Symbol" w:hAnsi="Symbol"/>
      </w:rPr>
    </w:lvl>
    <w:lvl w:ilvl="3" w:tplc="A8EC1208">
      <w:start w:val="1"/>
      <w:numFmt w:val="bullet"/>
      <w:lvlText w:val=""/>
      <w:lvlJc w:val="left"/>
      <w:pPr>
        <w:ind w:left="1440" w:hanging="360"/>
      </w:pPr>
      <w:rPr>
        <w:rFonts w:ascii="Symbol" w:hAnsi="Symbol"/>
      </w:rPr>
    </w:lvl>
    <w:lvl w:ilvl="4" w:tplc="3B5CA08C">
      <w:start w:val="1"/>
      <w:numFmt w:val="bullet"/>
      <w:lvlText w:val=""/>
      <w:lvlJc w:val="left"/>
      <w:pPr>
        <w:ind w:left="1440" w:hanging="360"/>
      </w:pPr>
      <w:rPr>
        <w:rFonts w:ascii="Symbol" w:hAnsi="Symbol"/>
      </w:rPr>
    </w:lvl>
    <w:lvl w:ilvl="5" w:tplc="9786971E">
      <w:start w:val="1"/>
      <w:numFmt w:val="bullet"/>
      <w:lvlText w:val=""/>
      <w:lvlJc w:val="left"/>
      <w:pPr>
        <w:ind w:left="1440" w:hanging="360"/>
      </w:pPr>
      <w:rPr>
        <w:rFonts w:ascii="Symbol" w:hAnsi="Symbol"/>
      </w:rPr>
    </w:lvl>
    <w:lvl w:ilvl="6" w:tplc="02F607FA">
      <w:start w:val="1"/>
      <w:numFmt w:val="bullet"/>
      <w:lvlText w:val=""/>
      <w:lvlJc w:val="left"/>
      <w:pPr>
        <w:ind w:left="1440" w:hanging="360"/>
      </w:pPr>
      <w:rPr>
        <w:rFonts w:ascii="Symbol" w:hAnsi="Symbol"/>
      </w:rPr>
    </w:lvl>
    <w:lvl w:ilvl="7" w:tplc="69D46DB0">
      <w:start w:val="1"/>
      <w:numFmt w:val="bullet"/>
      <w:lvlText w:val=""/>
      <w:lvlJc w:val="left"/>
      <w:pPr>
        <w:ind w:left="1440" w:hanging="360"/>
      </w:pPr>
      <w:rPr>
        <w:rFonts w:ascii="Symbol" w:hAnsi="Symbol"/>
      </w:rPr>
    </w:lvl>
    <w:lvl w:ilvl="8" w:tplc="98E05C16">
      <w:start w:val="1"/>
      <w:numFmt w:val="bullet"/>
      <w:lvlText w:val=""/>
      <w:lvlJc w:val="left"/>
      <w:pPr>
        <w:ind w:left="1440" w:hanging="360"/>
      </w:pPr>
      <w:rPr>
        <w:rFonts w:ascii="Symbol" w:hAnsi="Symbol"/>
      </w:rPr>
    </w:lvl>
  </w:abstractNum>
  <w:abstractNum w:abstractNumId="3" w15:restartNumberingAfterBreak="0">
    <w:nsid w:val="07A753D7"/>
    <w:multiLevelType w:val="hybridMultilevel"/>
    <w:tmpl w:val="2C8C4080"/>
    <w:lvl w:ilvl="0" w:tplc="E4948176">
      <w:start w:val="1"/>
      <w:numFmt w:val="bullet"/>
      <w:lvlText w:val=""/>
      <w:lvlJc w:val="left"/>
      <w:pPr>
        <w:ind w:left="720" w:hanging="360"/>
      </w:pPr>
      <w:rPr>
        <w:rFonts w:ascii="Symbol" w:eastAsia="Symbol" w:hAnsi="Symbol" w:cs="Symbol"/>
      </w:rPr>
    </w:lvl>
    <w:lvl w:ilvl="1" w:tplc="0786F632">
      <w:start w:val="1"/>
      <w:numFmt w:val="bullet"/>
      <w:lvlText w:val="o"/>
      <w:lvlJc w:val="left"/>
      <w:pPr>
        <w:ind w:left="1440" w:hanging="360"/>
      </w:pPr>
      <w:rPr>
        <w:rFonts w:ascii="Courier New" w:eastAsia="Courier New" w:hAnsi="Courier New" w:cs="Courier New"/>
      </w:rPr>
    </w:lvl>
    <w:lvl w:ilvl="2" w:tplc="6672A198">
      <w:start w:val="1"/>
      <w:numFmt w:val="bullet"/>
      <w:lvlText w:val=""/>
      <w:lvlJc w:val="left"/>
      <w:pPr>
        <w:ind w:left="2160" w:hanging="360"/>
      </w:pPr>
      <w:rPr>
        <w:rFonts w:ascii="Wingdings" w:eastAsia="Wingdings" w:hAnsi="Wingdings" w:cs="Wingdings"/>
      </w:rPr>
    </w:lvl>
    <w:lvl w:ilvl="3" w:tplc="BEC29E66">
      <w:start w:val="1"/>
      <w:numFmt w:val="bullet"/>
      <w:lvlText w:val=""/>
      <w:lvlJc w:val="left"/>
      <w:pPr>
        <w:ind w:left="2880" w:hanging="360"/>
      </w:pPr>
      <w:rPr>
        <w:rFonts w:ascii="Symbol" w:eastAsia="Symbol" w:hAnsi="Symbol" w:cs="Symbol"/>
      </w:rPr>
    </w:lvl>
    <w:lvl w:ilvl="4" w:tplc="1CA42548">
      <w:start w:val="1"/>
      <w:numFmt w:val="bullet"/>
      <w:lvlText w:val="o"/>
      <w:lvlJc w:val="left"/>
      <w:pPr>
        <w:ind w:left="3600" w:hanging="360"/>
      </w:pPr>
      <w:rPr>
        <w:rFonts w:ascii="Courier New" w:eastAsia="Courier New" w:hAnsi="Courier New" w:cs="Courier New"/>
      </w:rPr>
    </w:lvl>
    <w:lvl w:ilvl="5" w:tplc="B62AF1B0">
      <w:start w:val="1"/>
      <w:numFmt w:val="bullet"/>
      <w:lvlText w:val=""/>
      <w:lvlJc w:val="left"/>
      <w:pPr>
        <w:ind w:left="4320" w:hanging="360"/>
      </w:pPr>
      <w:rPr>
        <w:rFonts w:ascii="Wingdings" w:eastAsia="Wingdings" w:hAnsi="Wingdings" w:cs="Wingdings"/>
      </w:rPr>
    </w:lvl>
    <w:lvl w:ilvl="6" w:tplc="9E525CDE">
      <w:start w:val="1"/>
      <w:numFmt w:val="bullet"/>
      <w:lvlText w:val=""/>
      <w:lvlJc w:val="left"/>
      <w:pPr>
        <w:ind w:left="5040" w:hanging="360"/>
      </w:pPr>
      <w:rPr>
        <w:rFonts w:ascii="Symbol" w:eastAsia="Symbol" w:hAnsi="Symbol" w:cs="Symbol"/>
      </w:rPr>
    </w:lvl>
    <w:lvl w:ilvl="7" w:tplc="1530261E">
      <w:start w:val="1"/>
      <w:numFmt w:val="bullet"/>
      <w:lvlText w:val="o"/>
      <w:lvlJc w:val="left"/>
      <w:pPr>
        <w:ind w:left="5760" w:hanging="360"/>
      </w:pPr>
      <w:rPr>
        <w:rFonts w:ascii="Courier New" w:eastAsia="Courier New" w:hAnsi="Courier New" w:cs="Courier New"/>
      </w:rPr>
    </w:lvl>
    <w:lvl w:ilvl="8" w:tplc="96A8450A">
      <w:start w:val="1"/>
      <w:numFmt w:val="bullet"/>
      <w:lvlText w:val=""/>
      <w:lvlJc w:val="left"/>
      <w:pPr>
        <w:ind w:left="6480" w:hanging="360"/>
      </w:pPr>
      <w:rPr>
        <w:rFonts w:ascii="Wingdings" w:eastAsia="Wingdings" w:hAnsi="Wingdings" w:cs="Wingdings"/>
      </w:rPr>
    </w:lvl>
  </w:abstractNum>
  <w:abstractNum w:abstractNumId="4" w15:restartNumberingAfterBreak="0">
    <w:nsid w:val="0AC43312"/>
    <w:multiLevelType w:val="hybridMultilevel"/>
    <w:tmpl w:val="10FE58A4"/>
    <w:lvl w:ilvl="0" w:tplc="28F8FD0E">
      <w:start w:val="1"/>
      <w:numFmt w:val="bullet"/>
      <w:lvlText w:val=""/>
      <w:lvlJc w:val="left"/>
      <w:pPr>
        <w:ind w:left="720" w:hanging="360"/>
      </w:pPr>
      <w:rPr>
        <w:rFonts w:ascii="Symbol" w:eastAsia="Symbol" w:hAnsi="Symbol" w:cs="Symbol"/>
      </w:rPr>
    </w:lvl>
    <w:lvl w:ilvl="1" w:tplc="BF2A2144">
      <w:start w:val="1"/>
      <w:numFmt w:val="bullet"/>
      <w:lvlText w:val="o"/>
      <w:lvlJc w:val="left"/>
      <w:pPr>
        <w:ind w:left="1440" w:hanging="360"/>
      </w:pPr>
      <w:rPr>
        <w:rFonts w:ascii="Courier New" w:eastAsia="Courier New" w:hAnsi="Courier New" w:cs="Courier New"/>
      </w:rPr>
    </w:lvl>
    <w:lvl w:ilvl="2" w:tplc="AE5C9B42">
      <w:start w:val="1"/>
      <w:numFmt w:val="bullet"/>
      <w:lvlText w:val=""/>
      <w:lvlJc w:val="left"/>
      <w:pPr>
        <w:ind w:left="2160" w:hanging="360"/>
      </w:pPr>
      <w:rPr>
        <w:rFonts w:ascii="Wingdings" w:eastAsia="Wingdings" w:hAnsi="Wingdings" w:cs="Wingdings"/>
      </w:rPr>
    </w:lvl>
    <w:lvl w:ilvl="3" w:tplc="B7C8F134">
      <w:start w:val="1"/>
      <w:numFmt w:val="bullet"/>
      <w:lvlText w:val=""/>
      <w:lvlJc w:val="left"/>
      <w:pPr>
        <w:ind w:left="2880" w:hanging="360"/>
      </w:pPr>
      <w:rPr>
        <w:rFonts w:ascii="Symbol" w:eastAsia="Symbol" w:hAnsi="Symbol" w:cs="Symbol"/>
      </w:rPr>
    </w:lvl>
    <w:lvl w:ilvl="4" w:tplc="D728C1EA">
      <w:start w:val="1"/>
      <w:numFmt w:val="bullet"/>
      <w:lvlText w:val="o"/>
      <w:lvlJc w:val="left"/>
      <w:pPr>
        <w:ind w:left="3600" w:hanging="360"/>
      </w:pPr>
      <w:rPr>
        <w:rFonts w:ascii="Courier New" w:eastAsia="Courier New" w:hAnsi="Courier New" w:cs="Courier New"/>
      </w:rPr>
    </w:lvl>
    <w:lvl w:ilvl="5" w:tplc="D4F0B4E4">
      <w:start w:val="1"/>
      <w:numFmt w:val="bullet"/>
      <w:lvlText w:val=""/>
      <w:lvlJc w:val="left"/>
      <w:pPr>
        <w:ind w:left="4320" w:hanging="360"/>
      </w:pPr>
      <w:rPr>
        <w:rFonts w:ascii="Wingdings" w:eastAsia="Wingdings" w:hAnsi="Wingdings" w:cs="Wingdings"/>
      </w:rPr>
    </w:lvl>
    <w:lvl w:ilvl="6" w:tplc="04742C4A">
      <w:start w:val="1"/>
      <w:numFmt w:val="bullet"/>
      <w:lvlText w:val=""/>
      <w:lvlJc w:val="left"/>
      <w:pPr>
        <w:ind w:left="5040" w:hanging="360"/>
      </w:pPr>
      <w:rPr>
        <w:rFonts w:ascii="Symbol" w:eastAsia="Symbol" w:hAnsi="Symbol" w:cs="Symbol"/>
      </w:rPr>
    </w:lvl>
    <w:lvl w:ilvl="7" w:tplc="75049A8C">
      <w:start w:val="1"/>
      <w:numFmt w:val="bullet"/>
      <w:lvlText w:val="o"/>
      <w:lvlJc w:val="left"/>
      <w:pPr>
        <w:ind w:left="5760" w:hanging="360"/>
      </w:pPr>
      <w:rPr>
        <w:rFonts w:ascii="Courier New" w:eastAsia="Courier New" w:hAnsi="Courier New" w:cs="Courier New"/>
      </w:rPr>
    </w:lvl>
    <w:lvl w:ilvl="8" w:tplc="628633E6">
      <w:start w:val="1"/>
      <w:numFmt w:val="bullet"/>
      <w:lvlText w:val=""/>
      <w:lvlJc w:val="left"/>
      <w:pPr>
        <w:ind w:left="6480" w:hanging="360"/>
      </w:pPr>
      <w:rPr>
        <w:rFonts w:ascii="Wingdings" w:eastAsia="Wingdings" w:hAnsi="Wingdings" w:cs="Wingdings"/>
      </w:rPr>
    </w:lvl>
  </w:abstractNum>
  <w:abstractNum w:abstractNumId="5" w15:restartNumberingAfterBreak="0">
    <w:nsid w:val="0D010C83"/>
    <w:multiLevelType w:val="hybridMultilevel"/>
    <w:tmpl w:val="78DAB042"/>
    <w:lvl w:ilvl="0" w:tplc="761ED0C8">
      <w:start w:val="1"/>
      <w:numFmt w:val="bullet"/>
      <w:lvlText w:val=""/>
      <w:lvlJc w:val="left"/>
      <w:pPr>
        <w:ind w:left="720" w:hanging="360"/>
      </w:pPr>
      <w:rPr>
        <w:rFonts w:ascii="Symbol" w:eastAsia="Symbol" w:hAnsi="Symbol" w:cs="Symbol"/>
      </w:rPr>
    </w:lvl>
    <w:lvl w:ilvl="1" w:tplc="0FFC889E">
      <w:start w:val="1"/>
      <w:numFmt w:val="bullet"/>
      <w:lvlText w:val="o"/>
      <w:lvlJc w:val="left"/>
      <w:pPr>
        <w:ind w:left="1440" w:hanging="360"/>
      </w:pPr>
      <w:rPr>
        <w:rFonts w:ascii="Courier New" w:eastAsia="Courier New" w:hAnsi="Courier New" w:cs="Courier New"/>
      </w:rPr>
    </w:lvl>
    <w:lvl w:ilvl="2" w:tplc="A66E4D16">
      <w:start w:val="1"/>
      <w:numFmt w:val="bullet"/>
      <w:lvlText w:val=""/>
      <w:lvlJc w:val="left"/>
      <w:pPr>
        <w:ind w:left="2160" w:hanging="360"/>
      </w:pPr>
      <w:rPr>
        <w:rFonts w:ascii="Wingdings" w:eastAsia="Wingdings" w:hAnsi="Wingdings" w:cs="Wingdings"/>
      </w:rPr>
    </w:lvl>
    <w:lvl w:ilvl="3" w:tplc="D2FA5A80">
      <w:start w:val="1"/>
      <w:numFmt w:val="bullet"/>
      <w:lvlText w:val=""/>
      <w:lvlJc w:val="left"/>
      <w:pPr>
        <w:ind w:left="2880" w:hanging="360"/>
      </w:pPr>
      <w:rPr>
        <w:rFonts w:ascii="Symbol" w:eastAsia="Symbol" w:hAnsi="Symbol" w:cs="Symbol"/>
      </w:rPr>
    </w:lvl>
    <w:lvl w:ilvl="4" w:tplc="3EFCD940">
      <w:start w:val="1"/>
      <w:numFmt w:val="bullet"/>
      <w:lvlText w:val="o"/>
      <w:lvlJc w:val="left"/>
      <w:pPr>
        <w:ind w:left="3600" w:hanging="360"/>
      </w:pPr>
      <w:rPr>
        <w:rFonts w:ascii="Courier New" w:eastAsia="Courier New" w:hAnsi="Courier New" w:cs="Courier New"/>
      </w:rPr>
    </w:lvl>
    <w:lvl w:ilvl="5" w:tplc="19727332">
      <w:start w:val="1"/>
      <w:numFmt w:val="bullet"/>
      <w:lvlText w:val=""/>
      <w:lvlJc w:val="left"/>
      <w:pPr>
        <w:ind w:left="4320" w:hanging="360"/>
      </w:pPr>
      <w:rPr>
        <w:rFonts w:ascii="Wingdings" w:eastAsia="Wingdings" w:hAnsi="Wingdings" w:cs="Wingdings"/>
      </w:rPr>
    </w:lvl>
    <w:lvl w:ilvl="6" w:tplc="A13C1C98">
      <w:start w:val="1"/>
      <w:numFmt w:val="bullet"/>
      <w:lvlText w:val=""/>
      <w:lvlJc w:val="left"/>
      <w:pPr>
        <w:ind w:left="5040" w:hanging="360"/>
      </w:pPr>
      <w:rPr>
        <w:rFonts w:ascii="Symbol" w:eastAsia="Symbol" w:hAnsi="Symbol" w:cs="Symbol"/>
      </w:rPr>
    </w:lvl>
    <w:lvl w:ilvl="7" w:tplc="7456A35C">
      <w:start w:val="1"/>
      <w:numFmt w:val="bullet"/>
      <w:lvlText w:val="o"/>
      <w:lvlJc w:val="left"/>
      <w:pPr>
        <w:ind w:left="5760" w:hanging="360"/>
      </w:pPr>
      <w:rPr>
        <w:rFonts w:ascii="Courier New" w:eastAsia="Courier New" w:hAnsi="Courier New" w:cs="Courier New"/>
      </w:rPr>
    </w:lvl>
    <w:lvl w:ilvl="8" w:tplc="917E3972">
      <w:start w:val="1"/>
      <w:numFmt w:val="bullet"/>
      <w:lvlText w:val=""/>
      <w:lvlJc w:val="left"/>
      <w:pPr>
        <w:ind w:left="6480" w:hanging="360"/>
      </w:pPr>
      <w:rPr>
        <w:rFonts w:ascii="Wingdings" w:eastAsia="Wingdings" w:hAnsi="Wingdings" w:cs="Wingdings"/>
      </w:rPr>
    </w:lvl>
  </w:abstractNum>
  <w:abstractNum w:abstractNumId="6" w15:restartNumberingAfterBreak="0">
    <w:nsid w:val="1E5C544F"/>
    <w:multiLevelType w:val="hybridMultilevel"/>
    <w:tmpl w:val="2EFA9F6C"/>
    <w:lvl w:ilvl="0" w:tplc="84CC032E">
      <w:start w:val="1"/>
      <w:numFmt w:val="bullet"/>
      <w:lvlText w:val=""/>
      <w:lvlJc w:val="left"/>
      <w:pPr>
        <w:ind w:left="720" w:hanging="360"/>
      </w:pPr>
      <w:rPr>
        <w:rFonts w:ascii="Symbol" w:eastAsia="Symbol" w:hAnsi="Symbol" w:cs="Symbol"/>
      </w:rPr>
    </w:lvl>
    <w:lvl w:ilvl="1" w:tplc="7D8277CE">
      <w:start w:val="1"/>
      <w:numFmt w:val="bullet"/>
      <w:lvlText w:val="o"/>
      <w:lvlJc w:val="left"/>
      <w:pPr>
        <w:ind w:left="1440" w:hanging="360"/>
      </w:pPr>
      <w:rPr>
        <w:rFonts w:ascii="Courier New" w:eastAsia="Courier New" w:hAnsi="Courier New" w:cs="Courier New"/>
      </w:rPr>
    </w:lvl>
    <w:lvl w:ilvl="2" w:tplc="AD40F4F2">
      <w:start w:val="1"/>
      <w:numFmt w:val="bullet"/>
      <w:lvlText w:val=""/>
      <w:lvlJc w:val="left"/>
      <w:pPr>
        <w:ind w:left="2160" w:hanging="360"/>
      </w:pPr>
      <w:rPr>
        <w:rFonts w:ascii="Wingdings" w:eastAsia="Wingdings" w:hAnsi="Wingdings" w:cs="Wingdings"/>
      </w:rPr>
    </w:lvl>
    <w:lvl w:ilvl="3" w:tplc="6F14F3DE">
      <w:start w:val="1"/>
      <w:numFmt w:val="bullet"/>
      <w:lvlText w:val=""/>
      <w:lvlJc w:val="left"/>
      <w:pPr>
        <w:ind w:left="2880" w:hanging="360"/>
      </w:pPr>
      <w:rPr>
        <w:rFonts w:ascii="Symbol" w:eastAsia="Symbol" w:hAnsi="Symbol" w:cs="Symbol"/>
      </w:rPr>
    </w:lvl>
    <w:lvl w:ilvl="4" w:tplc="36282314">
      <w:start w:val="1"/>
      <w:numFmt w:val="bullet"/>
      <w:lvlText w:val="o"/>
      <w:lvlJc w:val="left"/>
      <w:pPr>
        <w:ind w:left="3600" w:hanging="360"/>
      </w:pPr>
      <w:rPr>
        <w:rFonts w:ascii="Courier New" w:eastAsia="Courier New" w:hAnsi="Courier New" w:cs="Courier New"/>
      </w:rPr>
    </w:lvl>
    <w:lvl w:ilvl="5" w:tplc="2D6AC422">
      <w:start w:val="1"/>
      <w:numFmt w:val="bullet"/>
      <w:lvlText w:val=""/>
      <w:lvlJc w:val="left"/>
      <w:pPr>
        <w:ind w:left="4320" w:hanging="360"/>
      </w:pPr>
      <w:rPr>
        <w:rFonts w:ascii="Wingdings" w:eastAsia="Wingdings" w:hAnsi="Wingdings" w:cs="Wingdings"/>
      </w:rPr>
    </w:lvl>
    <w:lvl w:ilvl="6" w:tplc="E1EA52E2">
      <w:start w:val="1"/>
      <w:numFmt w:val="bullet"/>
      <w:lvlText w:val=""/>
      <w:lvlJc w:val="left"/>
      <w:pPr>
        <w:ind w:left="5040" w:hanging="360"/>
      </w:pPr>
      <w:rPr>
        <w:rFonts w:ascii="Symbol" w:eastAsia="Symbol" w:hAnsi="Symbol" w:cs="Symbol"/>
      </w:rPr>
    </w:lvl>
    <w:lvl w:ilvl="7" w:tplc="19F679A2">
      <w:start w:val="1"/>
      <w:numFmt w:val="bullet"/>
      <w:lvlText w:val="o"/>
      <w:lvlJc w:val="left"/>
      <w:pPr>
        <w:ind w:left="5760" w:hanging="360"/>
      </w:pPr>
      <w:rPr>
        <w:rFonts w:ascii="Courier New" w:eastAsia="Courier New" w:hAnsi="Courier New" w:cs="Courier New"/>
      </w:rPr>
    </w:lvl>
    <w:lvl w:ilvl="8" w:tplc="CA140202">
      <w:start w:val="1"/>
      <w:numFmt w:val="bullet"/>
      <w:lvlText w:val=""/>
      <w:lvlJc w:val="left"/>
      <w:pPr>
        <w:ind w:left="6480" w:hanging="360"/>
      </w:pPr>
      <w:rPr>
        <w:rFonts w:ascii="Wingdings" w:eastAsia="Wingdings" w:hAnsi="Wingdings" w:cs="Wingdings"/>
      </w:rPr>
    </w:lvl>
  </w:abstractNum>
  <w:abstractNum w:abstractNumId="7" w15:restartNumberingAfterBreak="0">
    <w:nsid w:val="2AC86952"/>
    <w:multiLevelType w:val="hybridMultilevel"/>
    <w:tmpl w:val="81FC42BC"/>
    <w:lvl w:ilvl="0" w:tplc="A776DEE8">
      <w:start w:val="1"/>
      <w:numFmt w:val="bullet"/>
      <w:lvlText w:val=""/>
      <w:lvlJc w:val="left"/>
      <w:pPr>
        <w:ind w:left="1440" w:hanging="360"/>
      </w:pPr>
      <w:rPr>
        <w:rFonts w:ascii="Symbol" w:hAnsi="Symbol"/>
      </w:rPr>
    </w:lvl>
    <w:lvl w:ilvl="1" w:tplc="07E091FE">
      <w:start w:val="1"/>
      <w:numFmt w:val="bullet"/>
      <w:lvlText w:val=""/>
      <w:lvlJc w:val="left"/>
      <w:pPr>
        <w:ind w:left="1440" w:hanging="360"/>
      </w:pPr>
      <w:rPr>
        <w:rFonts w:ascii="Symbol" w:hAnsi="Symbol"/>
      </w:rPr>
    </w:lvl>
    <w:lvl w:ilvl="2" w:tplc="6A40A37C">
      <w:start w:val="1"/>
      <w:numFmt w:val="bullet"/>
      <w:lvlText w:val=""/>
      <w:lvlJc w:val="left"/>
      <w:pPr>
        <w:ind w:left="1440" w:hanging="360"/>
      </w:pPr>
      <w:rPr>
        <w:rFonts w:ascii="Symbol" w:hAnsi="Symbol"/>
      </w:rPr>
    </w:lvl>
    <w:lvl w:ilvl="3" w:tplc="56928C62">
      <w:start w:val="1"/>
      <w:numFmt w:val="bullet"/>
      <w:lvlText w:val=""/>
      <w:lvlJc w:val="left"/>
      <w:pPr>
        <w:ind w:left="1440" w:hanging="360"/>
      </w:pPr>
      <w:rPr>
        <w:rFonts w:ascii="Symbol" w:hAnsi="Symbol"/>
      </w:rPr>
    </w:lvl>
    <w:lvl w:ilvl="4" w:tplc="1924BA60">
      <w:start w:val="1"/>
      <w:numFmt w:val="bullet"/>
      <w:lvlText w:val=""/>
      <w:lvlJc w:val="left"/>
      <w:pPr>
        <w:ind w:left="1440" w:hanging="360"/>
      </w:pPr>
      <w:rPr>
        <w:rFonts w:ascii="Symbol" w:hAnsi="Symbol"/>
      </w:rPr>
    </w:lvl>
    <w:lvl w:ilvl="5" w:tplc="AB00A656">
      <w:start w:val="1"/>
      <w:numFmt w:val="bullet"/>
      <w:lvlText w:val=""/>
      <w:lvlJc w:val="left"/>
      <w:pPr>
        <w:ind w:left="1440" w:hanging="360"/>
      </w:pPr>
      <w:rPr>
        <w:rFonts w:ascii="Symbol" w:hAnsi="Symbol"/>
      </w:rPr>
    </w:lvl>
    <w:lvl w:ilvl="6" w:tplc="C92AD410">
      <w:start w:val="1"/>
      <w:numFmt w:val="bullet"/>
      <w:lvlText w:val=""/>
      <w:lvlJc w:val="left"/>
      <w:pPr>
        <w:ind w:left="1440" w:hanging="360"/>
      </w:pPr>
      <w:rPr>
        <w:rFonts w:ascii="Symbol" w:hAnsi="Symbol"/>
      </w:rPr>
    </w:lvl>
    <w:lvl w:ilvl="7" w:tplc="2A30F678">
      <w:start w:val="1"/>
      <w:numFmt w:val="bullet"/>
      <w:lvlText w:val=""/>
      <w:lvlJc w:val="left"/>
      <w:pPr>
        <w:ind w:left="1440" w:hanging="360"/>
      </w:pPr>
      <w:rPr>
        <w:rFonts w:ascii="Symbol" w:hAnsi="Symbol"/>
      </w:rPr>
    </w:lvl>
    <w:lvl w:ilvl="8" w:tplc="F87E99B2">
      <w:start w:val="1"/>
      <w:numFmt w:val="bullet"/>
      <w:lvlText w:val=""/>
      <w:lvlJc w:val="left"/>
      <w:pPr>
        <w:ind w:left="1440" w:hanging="360"/>
      </w:pPr>
      <w:rPr>
        <w:rFonts w:ascii="Symbol" w:hAnsi="Symbol"/>
      </w:rPr>
    </w:lvl>
  </w:abstractNum>
  <w:abstractNum w:abstractNumId="8" w15:restartNumberingAfterBreak="0">
    <w:nsid w:val="2AEE18B2"/>
    <w:multiLevelType w:val="hybridMultilevel"/>
    <w:tmpl w:val="43D24C0A"/>
    <w:lvl w:ilvl="0" w:tplc="8DFEE586">
      <w:start w:val="1"/>
      <w:numFmt w:val="bullet"/>
      <w:lvlText w:val=""/>
      <w:lvlJc w:val="left"/>
      <w:pPr>
        <w:ind w:left="720" w:hanging="360"/>
      </w:pPr>
      <w:rPr>
        <w:rFonts w:ascii="Symbol" w:eastAsia="Symbol" w:hAnsi="Symbol" w:cs="Symbol"/>
      </w:rPr>
    </w:lvl>
    <w:lvl w:ilvl="1" w:tplc="F59ABCDC">
      <w:start w:val="1"/>
      <w:numFmt w:val="bullet"/>
      <w:lvlText w:val="o"/>
      <w:lvlJc w:val="left"/>
      <w:pPr>
        <w:ind w:left="1440" w:hanging="360"/>
      </w:pPr>
      <w:rPr>
        <w:rFonts w:ascii="Courier New" w:eastAsia="Courier New" w:hAnsi="Courier New" w:cs="Courier New"/>
      </w:rPr>
    </w:lvl>
    <w:lvl w:ilvl="2" w:tplc="D89EDCCA">
      <w:start w:val="1"/>
      <w:numFmt w:val="bullet"/>
      <w:lvlText w:val=""/>
      <w:lvlJc w:val="left"/>
      <w:pPr>
        <w:ind w:left="2160" w:hanging="360"/>
      </w:pPr>
      <w:rPr>
        <w:rFonts w:ascii="Wingdings" w:eastAsia="Wingdings" w:hAnsi="Wingdings" w:cs="Wingdings"/>
      </w:rPr>
    </w:lvl>
    <w:lvl w:ilvl="3" w:tplc="CF489F30">
      <w:start w:val="1"/>
      <w:numFmt w:val="bullet"/>
      <w:lvlText w:val=""/>
      <w:lvlJc w:val="left"/>
      <w:pPr>
        <w:ind w:left="2880" w:hanging="360"/>
      </w:pPr>
      <w:rPr>
        <w:rFonts w:ascii="Symbol" w:eastAsia="Symbol" w:hAnsi="Symbol" w:cs="Symbol"/>
      </w:rPr>
    </w:lvl>
    <w:lvl w:ilvl="4" w:tplc="7FCC3D44">
      <w:start w:val="1"/>
      <w:numFmt w:val="bullet"/>
      <w:lvlText w:val="o"/>
      <w:lvlJc w:val="left"/>
      <w:pPr>
        <w:ind w:left="3600" w:hanging="360"/>
      </w:pPr>
      <w:rPr>
        <w:rFonts w:ascii="Courier New" w:eastAsia="Courier New" w:hAnsi="Courier New" w:cs="Courier New"/>
      </w:rPr>
    </w:lvl>
    <w:lvl w:ilvl="5" w:tplc="BE38FBB8">
      <w:start w:val="1"/>
      <w:numFmt w:val="bullet"/>
      <w:lvlText w:val=""/>
      <w:lvlJc w:val="left"/>
      <w:pPr>
        <w:ind w:left="4320" w:hanging="360"/>
      </w:pPr>
      <w:rPr>
        <w:rFonts w:ascii="Wingdings" w:eastAsia="Wingdings" w:hAnsi="Wingdings" w:cs="Wingdings"/>
      </w:rPr>
    </w:lvl>
    <w:lvl w:ilvl="6" w:tplc="81C035A4">
      <w:start w:val="1"/>
      <w:numFmt w:val="bullet"/>
      <w:lvlText w:val=""/>
      <w:lvlJc w:val="left"/>
      <w:pPr>
        <w:ind w:left="5040" w:hanging="360"/>
      </w:pPr>
      <w:rPr>
        <w:rFonts w:ascii="Symbol" w:eastAsia="Symbol" w:hAnsi="Symbol" w:cs="Symbol"/>
      </w:rPr>
    </w:lvl>
    <w:lvl w:ilvl="7" w:tplc="499079C0">
      <w:start w:val="1"/>
      <w:numFmt w:val="bullet"/>
      <w:lvlText w:val="o"/>
      <w:lvlJc w:val="left"/>
      <w:pPr>
        <w:ind w:left="5760" w:hanging="360"/>
      </w:pPr>
      <w:rPr>
        <w:rFonts w:ascii="Courier New" w:eastAsia="Courier New" w:hAnsi="Courier New" w:cs="Courier New"/>
      </w:rPr>
    </w:lvl>
    <w:lvl w:ilvl="8" w:tplc="2A52070A">
      <w:start w:val="1"/>
      <w:numFmt w:val="bullet"/>
      <w:lvlText w:val=""/>
      <w:lvlJc w:val="left"/>
      <w:pPr>
        <w:ind w:left="6480" w:hanging="360"/>
      </w:pPr>
      <w:rPr>
        <w:rFonts w:ascii="Wingdings" w:eastAsia="Wingdings" w:hAnsi="Wingdings" w:cs="Wingdings"/>
      </w:rPr>
    </w:lvl>
  </w:abstractNum>
  <w:abstractNum w:abstractNumId="9" w15:restartNumberingAfterBreak="0">
    <w:nsid w:val="2BDF324D"/>
    <w:multiLevelType w:val="hybridMultilevel"/>
    <w:tmpl w:val="C3E6006A"/>
    <w:lvl w:ilvl="0" w:tplc="2C4A7D04">
      <w:start w:val="1"/>
      <w:numFmt w:val="bullet"/>
      <w:lvlText w:val=""/>
      <w:lvlJc w:val="left"/>
      <w:pPr>
        <w:ind w:left="720" w:hanging="360"/>
      </w:pPr>
      <w:rPr>
        <w:rFonts w:ascii="Symbol" w:eastAsia="Symbol" w:hAnsi="Symbol" w:cs="Symbol"/>
      </w:rPr>
    </w:lvl>
    <w:lvl w:ilvl="1" w:tplc="9B243C72">
      <w:start w:val="1"/>
      <w:numFmt w:val="bullet"/>
      <w:lvlText w:val="o"/>
      <w:lvlJc w:val="left"/>
      <w:pPr>
        <w:ind w:left="1440" w:hanging="360"/>
      </w:pPr>
      <w:rPr>
        <w:rFonts w:ascii="Courier New" w:eastAsia="Courier New" w:hAnsi="Courier New" w:cs="Courier New"/>
      </w:rPr>
    </w:lvl>
    <w:lvl w:ilvl="2" w:tplc="6AA4B618">
      <w:start w:val="1"/>
      <w:numFmt w:val="bullet"/>
      <w:lvlText w:val=""/>
      <w:lvlJc w:val="left"/>
      <w:pPr>
        <w:ind w:left="2160" w:hanging="360"/>
      </w:pPr>
      <w:rPr>
        <w:rFonts w:ascii="Wingdings" w:eastAsia="Wingdings" w:hAnsi="Wingdings" w:cs="Wingdings"/>
      </w:rPr>
    </w:lvl>
    <w:lvl w:ilvl="3" w:tplc="436ABCE8">
      <w:start w:val="1"/>
      <w:numFmt w:val="bullet"/>
      <w:lvlText w:val=""/>
      <w:lvlJc w:val="left"/>
      <w:pPr>
        <w:ind w:left="2880" w:hanging="360"/>
      </w:pPr>
      <w:rPr>
        <w:rFonts w:ascii="Symbol" w:eastAsia="Symbol" w:hAnsi="Symbol" w:cs="Symbol"/>
      </w:rPr>
    </w:lvl>
    <w:lvl w:ilvl="4" w:tplc="A1D04CA0">
      <w:start w:val="1"/>
      <w:numFmt w:val="bullet"/>
      <w:lvlText w:val="o"/>
      <w:lvlJc w:val="left"/>
      <w:pPr>
        <w:ind w:left="3600" w:hanging="360"/>
      </w:pPr>
      <w:rPr>
        <w:rFonts w:ascii="Courier New" w:eastAsia="Courier New" w:hAnsi="Courier New" w:cs="Courier New"/>
      </w:rPr>
    </w:lvl>
    <w:lvl w:ilvl="5" w:tplc="0AD4BF4A">
      <w:start w:val="1"/>
      <w:numFmt w:val="bullet"/>
      <w:lvlText w:val=""/>
      <w:lvlJc w:val="left"/>
      <w:pPr>
        <w:ind w:left="4320" w:hanging="360"/>
      </w:pPr>
      <w:rPr>
        <w:rFonts w:ascii="Wingdings" w:eastAsia="Wingdings" w:hAnsi="Wingdings" w:cs="Wingdings"/>
      </w:rPr>
    </w:lvl>
    <w:lvl w:ilvl="6" w:tplc="0B8E9D3E">
      <w:start w:val="1"/>
      <w:numFmt w:val="bullet"/>
      <w:lvlText w:val=""/>
      <w:lvlJc w:val="left"/>
      <w:pPr>
        <w:ind w:left="5040" w:hanging="360"/>
      </w:pPr>
      <w:rPr>
        <w:rFonts w:ascii="Symbol" w:eastAsia="Symbol" w:hAnsi="Symbol" w:cs="Symbol"/>
      </w:rPr>
    </w:lvl>
    <w:lvl w:ilvl="7" w:tplc="D584E9C2">
      <w:start w:val="1"/>
      <w:numFmt w:val="bullet"/>
      <w:lvlText w:val="o"/>
      <w:lvlJc w:val="left"/>
      <w:pPr>
        <w:ind w:left="5760" w:hanging="360"/>
      </w:pPr>
      <w:rPr>
        <w:rFonts w:ascii="Courier New" w:eastAsia="Courier New" w:hAnsi="Courier New" w:cs="Courier New"/>
      </w:rPr>
    </w:lvl>
    <w:lvl w:ilvl="8" w:tplc="5AD4E388">
      <w:start w:val="1"/>
      <w:numFmt w:val="bullet"/>
      <w:lvlText w:val=""/>
      <w:lvlJc w:val="left"/>
      <w:pPr>
        <w:ind w:left="6480" w:hanging="360"/>
      </w:pPr>
      <w:rPr>
        <w:rFonts w:ascii="Wingdings" w:eastAsia="Wingdings" w:hAnsi="Wingdings" w:cs="Wingdings"/>
      </w:rPr>
    </w:lvl>
  </w:abstractNum>
  <w:abstractNum w:abstractNumId="10" w15:restartNumberingAfterBreak="0">
    <w:nsid w:val="2C3E0921"/>
    <w:multiLevelType w:val="hybridMultilevel"/>
    <w:tmpl w:val="AB28A244"/>
    <w:lvl w:ilvl="0" w:tplc="77D234C0">
      <w:start w:val="1"/>
      <w:numFmt w:val="bullet"/>
      <w:lvlText w:val=""/>
      <w:lvlJc w:val="left"/>
      <w:pPr>
        <w:ind w:left="720" w:hanging="360"/>
      </w:pPr>
      <w:rPr>
        <w:rFonts w:ascii="Symbol" w:eastAsia="Symbol" w:hAnsi="Symbol" w:cs="Symbol"/>
      </w:rPr>
    </w:lvl>
    <w:lvl w:ilvl="1" w:tplc="1FCC42B6">
      <w:start w:val="1"/>
      <w:numFmt w:val="bullet"/>
      <w:lvlText w:val="o"/>
      <w:lvlJc w:val="left"/>
      <w:pPr>
        <w:ind w:left="1440" w:hanging="360"/>
      </w:pPr>
      <w:rPr>
        <w:rFonts w:ascii="Courier New" w:eastAsia="Courier New" w:hAnsi="Courier New" w:cs="Courier New"/>
      </w:rPr>
    </w:lvl>
    <w:lvl w:ilvl="2" w:tplc="D3A03A42">
      <w:start w:val="1"/>
      <w:numFmt w:val="bullet"/>
      <w:lvlText w:val=""/>
      <w:lvlJc w:val="left"/>
      <w:pPr>
        <w:ind w:left="2160" w:hanging="360"/>
      </w:pPr>
      <w:rPr>
        <w:rFonts w:ascii="Wingdings" w:eastAsia="Wingdings" w:hAnsi="Wingdings" w:cs="Wingdings"/>
      </w:rPr>
    </w:lvl>
    <w:lvl w:ilvl="3" w:tplc="4008CB52">
      <w:start w:val="1"/>
      <w:numFmt w:val="bullet"/>
      <w:lvlText w:val=""/>
      <w:lvlJc w:val="left"/>
      <w:pPr>
        <w:ind w:left="2880" w:hanging="360"/>
      </w:pPr>
      <w:rPr>
        <w:rFonts w:ascii="Symbol" w:eastAsia="Symbol" w:hAnsi="Symbol" w:cs="Symbol"/>
      </w:rPr>
    </w:lvl>
    <w:lvl w:ilvl="4" w:tplc="A09C30FE">
      <w:start w:val="1"/>
      <w:numFmt w:val="bullet"/>
      <w:lvlText w:val="o"/>
      <w:lvlJc w:val="left"/>
      <w:pPr>
        <w:ind w:left="3600" w:hanging="360"/>
      </w:pPr>
      <w:rPr>
        <w:rFonts w:ascii="Courier New" w:eastAsia="Courier New" w:hAnsi="Courier New" w:cs="Courier New"/>
      </w:rPr>
    </w:lvl>
    <w:lvl w:ilvl="5" w:tplc="DBE22D28">
      <w:start w:val="1"/>
      <w:numFmt w:val="bullet"/>
      <w:lvlText w:val=""/>
      <w:lvlJc w:val="left"/>
      <w:pPr>
        <w:ind w:left="4320" w:hanging="360"/>
      </w:pPr>
      <w:rPr>
        <w:rFonts w:ascii="Wingdings" w:eastAsia="Wingdings" w:hAnsi="Wingdings" w:cs="Wingdings"/>
      </w:rPr>
    </w:lvl>
    <w:lvl w:ilvl="6" w:tplc="E4646918">
      <w:start w:val="1"/>
      <w:numFmt w:val="bullet"/>
      <w:lvlText w:val=""/>
      <w:lvlJc w:val="left"/>
      <w:pPr>
        <w:ind w:left="5040" w:hanging="360"/>
      </w:pPr>
      <w:rPr>
        <w:rFonts w:ascii="Symbol" w:eastAsia="Symbol" w:hAnsi="Symbol" w:cs="Symbol"/>
      </w:rPr>
    </w:lvl>
    <w:lvl w:ilvl="7" w:tplc="3DE02840">
      <w:start w:val="1"/>
      <w:numFmt w:val="bullet"/>
      <w:lvlText w:val="o"/>
      <w:lvlJc w:val="left"/>
      <w:pPr>
        <w:ind w:left="5760" w:hanging="360"/>
      </w:pPr>
      <w:rPr>
        <w:rFonts w:ascii="Courier New" w:eastAsia="Courier New" w:hAnsi="Courier New" w:cs="Courier New"/>
      </w:rPr>
    </w:lvl>
    <w:lvl w:ilvl="8" w:tplc="AD76011C">
      <w:start w:val="1"/>
      <w:numFmt w:val="bullet"/>
      <w:lvlText w:val=""/>
      <w:lvlJc w:val="left"/>
      <w:pPr>
        <w:ind w:left="6480" w:hanging="360"/>
      </w:pPr>
      <w:rPr>
        <w:rFonts w:ascii="Wingdings" w:eastAsia="Wingdings" w:hAnsi="Wingdings" w:cs="Wingdings"/>
      </w:rPr>
    </w:lvl>
  </w:abstractNum>
  <w:abstractNum w:abstractNumId="11" w15:restartNumberingAfterBreak="0">
    <w:nsid w:val="344A352F"/>
    <w:multiLevelType w:val="hybridMultilevel"/>
    <w:tmpl w:val="057CE1C8"/>
    <w:lvl w:ilvl="0" w:tplc="55F87528">
      <w:start w:val="1"/>
      <w:numFmt w:val="bullet"/>
      <w:lvlText w:val=""/>
      <w:lvlJc w:val="left"/>
      <w:pPr>
        <w:ind w:left="1440" w:hanging="360"/>
      </w:pPr>
      <w:rPr>
        <w:rFonts w:ascii="Symbol" w:hAnsi="Symbol"/>
      </w:rPr>
    </w:lvl>
    <w:lvl w:ilvl="1" w:tplc="DC321EE2">
      <w:start w:val="1"/>
      <w:numFmt w:val="bullet"/>
      <w:lvlText w:val=""/>
      <w:lvlJc w:val="left"/>
      <w:pPr>
        <w:ind w:left="1440" w:hanging="360"/>
      </w:pPr>
      <w:rPr>
        <w:rFonts w:ascii="Symbol" w:hAnsi="Symbol"/>
      </w:rPr>
    </w:lvl>
    <w:lvl w:ilvl="2" w:tplc="17187714">
      <w:start w:val="1"/>
      <w:numFmt w:val="bullet"/>
      <w:lvlText w:val=""/>
      <w:lvlJc w:val="left"/>
      <w:pPr>
        <w:ind w:left="1440" w:hanging="360"/>
      </w:pPr>
      <w:rPr>
        <w:rFonts w:ascii="Symbol" w:hAnsi="Symbol"/>
      </w:rPr>
    </w:lvl>
    <w:lvl w:ilvl="3" w:tplc="B4F6CA18">
      <w:start w:val="1"/>
      <w:numFmt w:val="bullet"/>
      <w:lvlText w:val=""/>
      <w:lvlJc w:val="left"/>
      <w:pPr>
        <w:ind w:left="1440" w:hanging="360"/>
      </w:pPr>
      <w:rPr>
        <w:rFonts w:ascii="Symbol" w:hAnsi="Symbol"/>
      </w:rPr>
    </w:lvl>
    <w:lvl w:ilvl="4" w:tplc="7EB4376A">
      <w:start w:val="1"/>
      <w:numFmt w:val="bullet"/>
      <w:lvlText w:val=""/>
      <w:lvlJc w:val="left"/>
      <w:pPr>
        <w:ind w:left="1440" w:hanging="360"/>
      </w:pPr>
      <w:rPr>
        <w:rFonts w:ascii="Symbol" w:hAnsi="Symbol"/>
      </w:rPr>
    </w:lvl>
    <w:lvl w:ilvl="5" w:tplc="5B263E40">
      <w:start w:val="1"/>
      <w:numFmt w:val="bullet"/>
      <w:lvlText w:val=""/>
      <w:lvlJc w:val="left"/>
      <w:pPr>
        <w:ind w:left="1440" w:hanging="360"/>
      </w:pPr>
      <w:rPr>
        <w:rFonts w:ascii="Symbol" w:hAnsi="Symbol"/>
      </w:rPr>
    </w:lvl>
    <w:lvl w:ilvl="6" w:tplc="A556856A">
      <w:start w:val="1"/>
      <w:numFmt w:val="bullet"/>
      <w:lvlText w:val=""/>
      <w:lvlJc w:val="left"/>
      <w:pPr>
        <w:ind w:left="1440" w:hanging="360"/>
      </w:pPr>
      <w:rPr>
        <w:rFonts w:ascii="Symbol" w:hAnsi="Symbol"/>
      </w:rPr>
    </w:lvl>
    <w:lvl w:ilvl="7" w:tplc="B64650CC">
      <w:start w:val="1"/>
      <w:numFmt w:val="bullet"/>
      <w:lvlText w:val=""/>
      <w:lvlJc w:val="left"/>
      <w:pPr>
        <w:ind w:left="1440" w:hanging="360"/>
      </w:pPr>
      <w:rPr>
        <w:rFonts w:ascii="Symbol" w:hAnsi="Symbol"/>
      </w:rPr>
    </w:lvl>
    <w:lvl w:ilvl="8" w:tplc="295E53A8">
      <w:start w:val="1"/>
      <w:numFmt w:val="bullet"/>
      <w:lvlText w:val=""/>
      <w:lvlJc w:val="left"/>
      <w:pPr>
        <w:ind w:left="1440" w:hanging="360"/>
      </w:pPr>
      <w:rPr>
        <w:rFonts w:ascii="Symbol" w:hAnsi="Symbol"/>
      </w:rPr>
    </w:lvl>
  </w:abstractNum>
  <w:abstractNum w:abstractNumId="12" w15:restartNumberingAfterBreak="0">
    <w:nsid w:val="37796E67"/>
    <w:multiLevelType w:val="hybridMultilevel"/>
    <w:tmpl w:val="702827D8"/>
    <w:lvl w:ilvl="0" w:tplc="F5C41558">
      <w:start w:val="1"/>
      <w:numFmt w:val="bullet"/>
      <w:lvlText w:val=""/>
      <w:lvlJc w:val="left"/>
      <w:pPr>
        <w:ind w:left="720" w:hanging="360"/>
      </w:pPr>
      <w:rPr>
        <w:rFonts w:ascii="Symbol" w:eastAsia="Symbol" w:hAnsi="Symbol" w:cs="Symbol"/>
      </w:rPr>
    </w:lvl>
    <w:lvl w:ilvl="1" w:tplc="129EA2B4">
      <w:start w:val="1"/>
      <w:numFmt w:val="bullet"/>
      <w:lvlText w:val="o"/>
      <w:lvlJc w:val="left"/>
      <w:pPr>
        <w:ind w:left="1440" w:hanging="360"/>
      </w:pPr>
      <w:rPr>
        <w:rFonts w:ascii="Courier New" w:eastAsia="Courier New" w:hAnsi="Courier New" w:cs="Courier New"/>
      </w:rPr>
    </w:lvl>
    <w:lvl w:ilvl="2" w:tplc="3AF88CCA">
      <w:start w:val="1"/>
      <w:numFmt w:val="bullet"/>
      <w:lvlText w:val=""/>
      <w:lvlJc w:val="left"/>
      <w:pPr>
        <w:ind w:left="2160" w:hanging="360"/>
      </w:pPr>
      <w:rPr>
        <w:rFonts w:ascii="Wingdings" w:eastAsia="Wingdings" w:hAnsi="Wingdings" w:cs="Wingdings"/>
      </w:rPr>
    </w:lvl>
    <w:lvl w:ilvl="3" w:tplc="BA28FEA2">
      <w:start w:val="1"/>
      <w:numFmt w:val="bullet"/>
      <w:lvlText w:val=""/>
      <w:lvlJc w:val="left"/>
      <w:pPr>
        <w:ind w:left="2880" w:hanging="360"/>
      </w:pPr>
      <w:rPr>
        <w:rFonts w:ascii="Symbol" w:eastAsia="Symbol" w:hAnsi="Symbol" w:cs="Symbol"/>
      </w:rPr>
    </w:lvl>
    <w:lvl w:ilvl="4" w:tplc="4BAC8698">
      <w:start w:val="1"/>
      <w:numFmt w:val="bullet"/>
      <w:lvlText w:val="o"/>
      <w:lvlJc w:val="left"/>
      <w:pPr>
        <w:ind w:left="3600" w:hanging="360"/>
      </w:pPr>
      <w:rPr>
        <w:rFonts w:ascii="Courier New" w:eastAsia="Courier New" w:hAnsi="Courier New" w:cs="Courier New"/>
      </w:rPr>
    </w:lvl>
    <w:lvl w:ilvl="5" w:tplc="1EFC17A4">
      <w:start w:val="1"/>
      <w:numFmt w:val="bullet"/>
      <w:lvlText w:val=""/>
      <w:lvlJc w:val="left"/>
      <w:pPr>
        <w:ind w:left="4320" w:hanging="360"/>
      </w:pPr>
      <w:rPr>
        <w:rFonts w:ascii="Wingdings" w:eastAsia="Wingdings" w:hAnsi="Wingdings" w:cs="Wingdings"/>
      </w:rPr>
    </w:lvl>
    <w:lvl w:ilvl="6" w:tplc="540E26B4">
      <w:start w:val="1"/>
      <w:numFmt w:val="bullet"/>
      <w:lvlText w:val=""/>
      <w:lvlJc w:val="left"/>
      <w:pPr>
        <w:ind w:left="5040" w:hanging="360"/>
      </w:pPr>
      <w:rPr>
        <w:rFonts w:ascii="Symbol" w:eastAsia="Symbol" w:hAnsi="Symbol" w:cs="Symbol"/>
      </w:rPr>
    </w:lvl>
    <w:lvl w:ilvl="7" w:tplc="31285300">
      <w:start w:val="1"/>
      <w:numFmt w:val="bullet"/>
      <w:lvlText w:val="o"/>
      <w:lvlJc w:val="left"/>
      <w:pPr>
        <w:ind w:left="5760" w:hanging="360"/>
      </w:pPr>
      <w:rPr>
        <w:rFonts w:ascii="Courier New" w:eastAsia="Courier New" w:hAnsi="Courier New" w:cs="Courier New"/>
      </w:rPr>
    </w:lvl>
    <w:lvl w:ilvl="8" w:tplc="A22CFA00">
      <w:start w:val="1"/>
      <w:numFmt w:val="bullet"/>
      <w:lvlText w:val=""/>
      <w:lvlJc w:val="left"/>
      <w:pPr>
        <w:ind w:left="6480" w:hanging="360"/>
      </w:pPr>
      <w:rPr>
        <w:rFonts w:ascii="Wingdings" w:eastAsia="Wingdings" w:hAnsi="Wingdings" w:cs="Wingdings"/>
      </w:rPr>
    </w:lvl>
  </w:abstractNum>
  <w:abstractNum w:abstractNumId="13" w15:restartNumberingAfterBreak="0">
    <w:nsid w:val="37F61804"/>
    <w:multiLevelType w:val="hybridMultilevel"/>
    <w:tmpl w:val="FAC6142A"/>
    <w:lvl w:ilvl="0" w:tplc="F15A9FC6">
      <w:start w:val="1"/>
      <w:numFmt w:val="bullet"/>
      <w:lvlText w:val=""/>
      <w:lvlJc w:val="left"/>
      <w:pPr>
        <w:ind w:left="720" w:hanging="360"/>
      </w:pPr>
      <w:rPr>
        <w:rFonts w:ascii="Symbol" w:eastAsia="Symbol" w:hAnsi="Symbol" w:cs="Symbol"/>
      </w:rPr>
    </w:lvl>
    <w:lvl w:ilvl="1" w:tplc="E81633C4">
      <w:start w:val="1"/>
      <w:numFmt w:val="bullet"/>
      <w:lvlText w:val="o"/>
      <w:lvlJc w:val="left"/>
      <w:pPr>
        <w:ind w:left="1440" w:hanging="360"/>
      </w:pPr>
      <w:rPr>
        <w:rFonts w:ascii="Courier New" w:eastAsia="Courier New" w:hAnsi="Courier New" w:cs="Courier New"/>
      </w:rPr>
    </w:lvl>
    <w:lvl w:ilvl="2" w:tplc="6A64E7C2">
      <w:start w:val="1"/>
      <w:numFmt w:val="bullet"/>
      <w:lvlText w:val=""/>
      <w:lvlJc w:val="left"/>
      <w:pPr>
        <w:ind w:left="2160" w:hanging="360"/>
      </w:pPr>
      <w:rPr>
        <w:rFonts w:ascii="Wingdings" w:eastAsia="Wingdings" w:hAnsi="Wingdings" w:cs="Wingdings"/>
      </w:rPr>
    </w:lvl>
    <w:lvl w:ilvl="3" w:tplc="B100D990">
      <w:start w:val="1"/>
      <w:numFmt w:val="bullet"/>
      <w:lvlText w:val=""/>
      <w:lvlJc w:val="left"/>
      <w:pPr>
        <w:ind w:left="2880" w:hanging="360"/>
      </w:pPr>
      <w:rPr>
        <w:rFonts w:ascii="Symbol" w:eastAsia="Symbol" w:hAnsi="Symbol" w:cs="Symbol"/>
      </w:rPr>
    </w:lvl>
    <w:lvl w:ilvl="4" w:tplc="28AE05DA">
      <w:start w:val="1"/>
      <w:numFmt w:val="bullet"/>
      <w:lvlText w:val="o"/>
      <w:lvlJc w:val="left"/>
      <w:pPr>
        <w:ind w:left="3600" w:hanging="360"/>
      </w:pPr>
      <w:rPr>
        <w:rFonts w:ascii="Courier New" w:eastAsia="Courier New" w:hAnsi="Courier New" w:cs="Courier New"/>
      </w:rPr>
    </w:lvl>
    <w:lvl w:ilvl="5" w:tplc="B7864668">
      <w:start w:val="1"/>
      <w:numFmt w:val="bullet"/>
      <w:lvlText w:val=""/>
      <w:lvlJc w:val="left"/>
      <w:pPr>
        <w:ind w:left="4320" w:hanging="360"/>
      </w:pPr>
      <w:rPr>
        <w:rFonts w:ascii="Wingdings" w:eastAsia="Wingdings" w:hAnsi="Wingdings" w:cs="Wingdings"/>
      </w:rPr>
    </w:lvl>
    <w:lvl w:ilvl="6" w:tplc="925EB068">
      <w:start w:val="1"/>
      <w:numFmt w:val="bullet"/>
      <w:lvlText w:val=""/>
      <w:lvlJc w:val="left"/>
      <w:pPr>
        <w:ind w:left="5040" w:hanging="360"/>
      </w:pPr>
      <w:rPr>
        <w:rFonts w:ascii="Symbol" w:eastAsia="Symbol" w:hAnsi="Symbol" w:cs="Symbol"/>
      </w:rPr>
    </w:lvl>
    <w:lvl w:ilvl="7" w:tplc="2C0629DE">
      <w:start w:val="1"/>
      <w:numFmt w:val="bullet"/>
      <w:lvlText w:val="o"/>
      <w:lvlJc w:val="left"/>
      <w:pPr>
        <w:ind w:left="5760" w:hanging="360"/>
      </w:pPr>
      <w:rPr>
        <w:rFonts w:ascii="Courier New" w:eastAsia="Courier New" w:hAnsi="Courier New" w:cs="Courier New"/>
      </w:rPr>
    </w:lvl>
    <w:lvl w:ilvl="8" w:tplc="8870CEE4">
      <w:start w:val="1"/>
      <w:numFmt w:val="bullet"/>
      <w:lvlText w:val=""/>
      <w:lvlJc w:val="left"/>
      <w:pPr>
        <w:ind w:left="6480" w:hanging="360"/>
      </w:pPr>
      <w:rPr>
        <w:rFonts w:ascii="Wingdings" w:eastAsia="Wingdings" w:hAnsi="Wingdings" w:cs="Wingdings"/>
      </w:rPr>
    </w:lvl>
  </w:abstractNum>
  <w:abstractNum w:abstractNumId="14" w15:restartNumberingAfterBreak="0">
    <w:nsid w:val="3DE71892"/>
    <w:multiLevelType w:val="hybridMultilevel"/>
    <w:tmpl w:val="A02E88B8"/>
    <w:lvl w:ilvl="0" w:tplc="64CA2B42">
      <w:start w:val="1"/>
      <w:numFmt w:val="bullet"/>
      <w:lvlText w:val=""/>
      <w:lvlJc w:val="left"/>
      <w:pPr>
        <w:ind w:left="720" w:hanging="360"/>
      </w:pPr>
      <w:rPr>
        <w:rFonts w:ascii="Symbol" w:eastAsia="Symbol" w:hAnsi="Symbol" w:cs="Symbol"/>
      </w:rPr>
    </w:lvl>
    <w:lvl w:ilvl="1" w:tplc="D36C4FB4">
      <w:start w:val="1"/>
      <w:numFmt w:val="bullet"/>
      <w:lvlText w:val="o"/>
      <w:lvlJc w:val="left"/>
      <w:pPr>
        <w:ind w:left="1440" w:hanging="360"/>
      </w:pPr>
      <w:rPr>
        <w:rFonts w:ascii="Courier New" w:eastAsia="Courier New" w:hAnsi="Courier New" w:cs="Courier New"/>
      </w:rPr>
    </w:lvl>
    <w:lvl w:ilvl="2" w:tplc="458A421C">
      <w:start w:val="1"/>
      <w:numFmt w:val="bullet"/>
      <w:lvlText w:val=""/>
      <w:lvlJc w:val="left"/>
      <w:pPr>
        <w:ind w:left="2160" w:hanging="360"/>
      </w:pPr>
      <w:rPr>
        <w:rFonts w:ascii="Wingdings" w:eastAsia="Wingdings" w:hAnsi="Wingdings" w:cs="Wingdings"/>
      </w:rPr>
    </w:lvl>
    <w:lvl w:ilvl="3" w:tplc="991C5A20">
      <w:start w:val="1"/>
      <w:numFmt w:val="bullet"/>
      <w:lvlText w:val=""/>
      <w:lvlJc w:val="left"/>
      <w:pPr>
        <w:ind w:left="2880" w:hanging="360"/>
      </w:pPr>
      <w:rPr>
        <w:rFonts w:ascii="Symbol" w:eastAsia="Symbol" w:hAnsi="Symbol" w:cs="Symbol"/>
      </w:rPr>
    </w:lvl>
    <w:lvl w:ilvl="4" w:tplc="DB12F618">
      <w:start w:val="1"/>
      <w:numFmt w:val="bullet"/>
      <w:lvlText w:val="o"/>
      <w:lvlJc w:val="left"/>
      <w:pPr>
        <w:ind w:left="3600" w:hanging="360"/>
      </w:pPr>
      <w:rPr>
        <w:rFonts w:ascii="Courier New" w:eastAsia="Courier New" w:hAnsi="Courier New" w:cs="Courier New"/>
      </w:rPr>
    </w:lvl>
    <w:lvl w:ilvl="5" w:tplc="857C5844">
      <w:start w:val="1"/>
      <w:numFmt w:val="bullet"/>
      <w:lvlText w:val=""/>
      <w:lvlJc w:val="left"/>
      <w:pPr>
        <w:ind w:left="4320" w:hanging="360"/>
      </w:pPr>
      <w:rPr>
        <w:rFonts w:ascii="Wingdings" w:eastAsia="Wingdings" w:hAnsi="Wingdings" w:cs="Wingdings"/>
      </w:rPr>
    </w:lvl>
    <w:lvl w:ilvl="6" w:tplc="A6E891CA">
      <w:start w:val="1"/>
      <w:numFmt w:val="bullet"/>
      <w:lvlText w:val=""/>
      <w:lvlJc w:val="left"/>
      <w:pPr>
        <w:ind w:left="5040" w:hanging="360"/>
      </w:pPr>
      <w:rPr>
        <w:rFonts w:ascii="Symbol" w:eastAsia="Symbol" w:hAnsi="Symbol" w:cs="Symbol"/>
      </w:rPr>
    </w:lvl>
    <w:lvl w:ilvl="7" w:tplc="6BAAD3DE">
      <w:start w:val="1"/>
      <w:numFmt w:val="bullet"/>
      <w:lvlText w:val="o"/>
      <w:lvlJc w:val="left"/>
      <w:pPr>
        <w:ind w:left="5760" w:hanging="360"/>
      </w:pPr>
      <w:rPr>
        <w:rFonts w:ascii="Courier New" w:eastAsia="Courier New" w:hAnsi="Courier New" w:cs="Courier New"/>
      </w:rPr>
    </w:lvl>
    <w:lvl w:ilvl="8" w:tplc="76449122">
      <w:start w:val="1"/>
      <w:numFmt w:val="bullet"/>
      <w:lvlText w:val=""/>
      <w:lvlJc w:val="left"/>
      <w:pPr>
        <w:ind w:left="6480" w:hanging="360"/>
      </w:pPr>
      <w:rPr>
        <w:rFonts w:ascii="Wingdings" w:eastAsia="Wingdings" w:hAnsi="Wingdings" w:cs="Wingdings"/>
      </w:rPr>
    </w:lvl>
  </w:abstractNum>
  <w:abstractNum w:abstractNumId="15" w15:restartNumberingAfterBreak="0">
    <w:nsid w:val="3FFC576C"/>
    <w:multiLevelType w:val="hybridMultilevel"/>
    <w:tmpl w:val="18BA04D2"/>
    <w:lvl w:ilvl="0" w:tplc="2D240CBC">
      <w:start w:val="1"/>
      <w:numFmt w:val="bullet"/>
      <w:lvlText w:val=""/>
      <w:lvlJc w:val="left"/>
      <w:pPr>
        <w:ind w:left="720" w:hanging="360"/>
      </w:pPr>
      <w:rPr>
        <w:rFonts w:ascii="Symbol" w:eastAsia="Symbol" w:hAnsi="Symbol" w:cs="Symbol"/>
      </w:rPr>
    </w:lvl>
    <w:lvl w:ilvl="1" w:tplc="E222E2DA">
      <w:start w:val="1"/>
      <w:numFmt w:val="bullet"/>
      <w:lvlText w:val="o"/>
      <w:lvlJc w:val="left"/>
      <w:pPr>
        <w:ind w:left="1440" w:hanging="360"/>
      </w:pPr>
      <w:rPr>
        <w:rFonts w:ascii="Courier New" w:eastAsia="Courier New" w:hAnsi="Courier New" w:cs="Courier New"/>
      </w:rPr>
    </w:lvl>
    <w:lvl w:ilvl="2" w:tplc="40DECE3E">
      <w:start w:val="1"/>
      <w:numFmt w:val="bullet"/>
      <w:lvlText w:val=""/>
      <w:lvlJc w:val="left"/>
      <w:pPr>
        <w:ind w:left="2160" w:hanging="360"/>
      </w:pPr>
      <w:rPr>
        <w:rFonts w:ascii="Wingdings" w:eastAsia="Wingdings" w:hAnsi="Wingdings" w:cs="Wingdings"/>
      </w:rPr>
    </w:lvl>
    <w:lvl w:ilvl="3" w:tplc="D7FC7BCA">
      <w:start w:val="1"/>
      <w:numFmt w:val="bullet"/>
      <w:lvlText w:val=""/>
      <w:lvlJc w:val="left"/>
      <w:pPr>
        <w:ind w:left="2880" w:hanging="360"/>
      </w:pPr>
      <w:rPr>
        <w:rFonts w:ascii="Symbol" w:eastAsia="Symbol" w:hAnsi="Symbol" w:cs="Symbol"/>
      </w:rPr>
    </w:lvl>
    <w:lvl w:ilvl="4" w:tplc="6E8A3984">
      <w:start w:val="1"/>
      <w:numFmt w:val="bullet"/>
      <w:lvlText w:val="o"/>
      <w:lvlJc w:val="left"/>
      <w:pPr>
        <w:ind w:left="3600" w:hanging="360"/>
      </w:pPr>
      <w:rPr>
        <w:rFonts w:ascii="Courier New" w:eastAsia="Courier New" w:hAnsi="Courier New" w:cs="Courier New"/>
      </w:rPr>
    </w:lvl>
    <w:lvl w:ilvl="5" w:tplc="DF1A7F0E">
      <w:start w:val="1"/>
      <w:numFmt w:val="bullet"/>
      <w:lvlText w:val=""/>
      <w:lvlJc w:val="left"/>
      <w:pPr>
        <w:ind w:left="4320" w:hanging="360"/>
      </w:pPr>
      <w:rPr>
        <w:rFonts w:ascii="Wingdings" w:eastAsia="Wingdings" w:hAnsi="Wingdings" w:cs="Wingdings"/>
      </w:rPr>
    </w:lvl>
    <w:lvl w:ilvl="6" w:tplc="D464C136">
      <w:start w:val="1"/>
      <w:numFmt w:val="bullet"/>
      <w:lvlText w:val=""/>
      <w:lvlJc w:val="left"/>
      <w:pPr>
        <w:ind w:left="5040" w:hanging="360"/>
      </w:pPr>
      <w:rPr>
        <w:rFonts w:ascii="Symbol" w:eastAsia="Symbol" w:hAnsi="Symbol" w:cs="Symbol"/>
      </w:rPr>
    </w:lvl>
    <w:lvl w:ilvl="7" w:tplc="C90EA394">
      <w:start w:val="1"/>
      <w:numFmt w:val="bullet"/>
      <w:lvlText w:val="o"/>
      <w:lvlJc w:val="left"/>
      <w:pPr>
        <w:ind w:left="5760" w:hanging="360"/>
      </w:pPr>
      <w:rPr>
        <w:rFonts w:ascii="Courier New" w:eastAsia="Courier New" w:hAnsi="Courier New" w:cs="Courier New"/>
      </w:rPr>
    </w:lvl>
    <w:lvl w:ilvl="8" w:tplc="CF4A05CA">
      <w:start w:val="1"/>
      <w:numFmt w:val="bullet"/>
      <w:lvlText w:val=""/>
      <w:lvlJc w:val="left"/>
      <w:pPr>
        <w:ind w:left="6480" w:hanging="360"/>
      </w:pPr>
      <w:rPr>
        <w:rFonts w:ascii="Wingdings" w:eastAsia="Wingdings" w:hAnsi="Wingdings" w:cs="Wingdings"/>
      </w:rPr>
    </w:lvl>
  </w:abstractNum>
  <w:abstractNum w:abstractNumId="16" w15:restartNumberingAfterBreak="0">
    <w:nsid w:val="40EB4887"/>
    <w:multiLevelType w:val="hybridMultilevel"/>
    <w:tmpl w:val="6086752A"/>
    <w:lvl w:ilvl="0" w:tplc="27509442">
      <w:start w:val="1"/>
      <w:numFmt w:val="bullet"/>
      <w:lvlText w:val=""/>
      <w:lvlJc w:val="left"/>
      <w:pPr>
        <w:ind w:left="720" w:hanging="360"/>
      </w:pPr>
      <w:rPr>
        <w:rFonts w:ascii="Symbol" w:eastAsia="Symbol" w:hAnsi="Symbol" w:cs="Symbol"/>
      </w:rPr>
    </w:lvl>
    <w:lvl w:ilvl="1" w:tplc="12DE2BC8">
      <w:start w:val="1"/>
      <w:numFmt w:val="bullet"/>
      <w:lvlText w:val="o"/>
      <w:lvlJc w:val="left"/>
      <w:pPr>
        <w:ind w:left="1440" w:hanging="360"/>
      </w:pPr>
      <w:rPr>
        <w:rFonts w:ascii="Courier New" w:eastAsia="Courier New" w:hAnsi="Courier New" w:cs="Courier New"/>
      </w:rPr>
    </w:lvl>
    <w:lvl w:ilvl="2" w:tplc="DBE6CA5A">
      <w:start w:val="1"/>
      <w:numFmt w:val="bullet"/>
      <w:lvlText w:val=""/>
      <w:lvlJc w:val="left"/>
      <w:pPr>
        <w:ind w:left="2160" w:hanging="360"/>
      </w:pPr>
      <w:rPr>
        <w:rFonts w:ascii="Wingdings" w:eastAsia="Wingdings" w:hAnsi="Wingdings" w:cs="Wingdings"/>
      </w:rPr>
    </w:lvl>
    <w:lvl w:ilvl="3" w:tplc="6B029556">
      <w:start w:val="1"/>
      <w:numFmt w:val="bullet"/>
      <w:lvlText w:val=""/>
      <w:lvlJc w:val="left"/>
      <w:pPr>
        <w:ind w:left="2880" w:hanging="360"/>
      </w:pPr>
      <w:rPr>
        <w:rFonts w:ascii="Symbol" w:eastAsia="Symbol" w:hAnsi="Symbol" w:cs="Symbol"/>
      </w:rPr>
    </w:lvl>
    <w:lvl w:ilvl="4" w:tplc="680C2840">
      <w:start w:val="1"/>
      <w:numFmt w:val="bullet"/>
      <w:lvlText w:val="o"/>
      <w:lvlJc w:val="left"/>
      <w:pPr>
        <w:ind w:left="3600" w:hanging="360"/>
      </w:pPr>
      <w:rPr>
        <w:rFonts w:ascii="Courier New" w:eastAsia="Courier New" w:hAnsi="Courier New" w:cs="Courier New"/>
      </w:rPr>
    </w:lvl>
    <w:lvl w:ilvl="5" w:tplc="898C2EB8">
      <w:start w:val="1"/>
      <w:numFmt w:val="bullet"/>
      <w:lvlText w:val=""/>
      <w:lvlJc w:val="left"/>
      <w:pPr>
        <w:ind w:left="4320" w:hanging="360"/>
      </w:pPr>
      <w:rPr>
        <w:rFonts w:ascii="Wingdings" w:eastAsia="Wingdings" w:hAnsi="Wingdings" w:cs="Wingdings"/>
      </w:rPr>
    </w:lvl>
    <w:lvl w:ilvl="6" w:tplc="C8B09BDA">
      <w:start w:val="1"/>
      <w:numFmt w:val="bullet"/>
      <w:lvlText w:val=""/>
      <w:lvlJc w:val="left"/>
      <w:pPr>
        <w:ind w:left="5040" w:hanging="360"/>
      </w:pPr>
      <w:rPr>
        <w:rFonts w:ascii="Symbol" w:eastAsia="Symbol" w:hAnsi="Symbol" w:cs="Symbol"/>
      </w:rPr>
    </w:lvl>
    <w:lvl w:ilvl="7" w:tplc="A9B407F2">
      <w:start w:val="1"/>
      <w:numFmt w:val="bullet"/>
      <w:lvlText w:val="o"/>
      <w:lvlJc w:val="left"/>
      <w:pPr>
        <w:ind w:left="5760" w:hanging="360"/>
      </w:pPr>
      <w:rPr>
        <w:rFonts w:ascii="Courier New" w:eastAsia="Courier New" w:hAnsi="Courier New" w:cs="Courier New"/>
      </w:rPr>
    </w:lvl>
    <w:lvl w:ilvl="8" w:tplc="2F16E44E">
      <w:start w:val="1"/>
      <w:numFmt w:val="bullet"/>
      <w:lvlText w:val=""/>
      <w:lvlJc w:val="left"/>
      <w:pPr>
        <w:ind w:left="6480" w:hanging="360"/>
      </w:pPr>
      <w:rPr>
        <w:rFonts w:ascii="Wingdings" w:eastAsia="Wingdings" w:hAnsi="Wingdings" w:cs="Wingdings"/>
      </w:rPr>
    </w:lvl>
  </w:abstractNum>
  <w:abstractNum w:abstractNumId="17" w15:restartNumberingAfterBreak="0">
    <w:nsid w:val="41231604"/>
    <w:multiLevelType w:val="hybridMultilevel"/>
    <w:tmpl w:val="87C2BC90"/>
    <w:lvl w:ilvl="0" w:tplc="6E8EBCF2">
      <w:start w:val="1"/>
      <w:numFmt w:val="bullet"/>
      <w:lvlText w:val=""/>
      <w:lvlJc w:val="left"/>
      <w:pPr>
        <w:ind w:left="720" w:hanging="360"/>
      </w:pPr>
      <w:rPr>
        <w:rFonts w:ascii="Symbol" w:eastAsia="Symbol" w:hAnsi="Symbol" w:cs="Symbol"/>
      </w:rPr>
    </w:lvl>
    <w:lvl w:ilvl="1" w:tplc="1F0EDB32">
      <w:start w:val="1"/>
      <w:numFmt w:val="bullet"/>
      <w:lvlText w:val="o"/>
      <w:lvlJc w:val="left"/>
      <w:pPr>
        <w:ind w:left="1440" w:hanging="360"/>
      </w:pPr>
      <w:rPr>
        <w:rFonts w:ascii="Courier New" w:eastAsia="Courier New" w:hAnsi="Courier New" w:cs="Courier New"/>
      </w:rPr>
    </w:lvl>
    <w:lvl w:ilvl="2" w:tplc="B0B82A0E">
      <w:start w:val="1"/>
      <w:numFmt w:val="bullet"/>
      <w:lvlText w:val=""/>
      <w:lvlJc w:val="left"/>
      <w:pPr>
        <w:ind w:left="2160" w:hanging="360"/>
      </w:pPr>
      <w:rPr>
        <w:rFonts w:ascii="Wingdings" w:eastAsia="Wingdings" w:hAnsi="Wingdings" w:cs="Wingdings"/>
      </w:rPr>
    </w:lvl>
    <w:lvl w:ilvl="3" w:tplc="A44A1872">
      <w:start w:val="1"/>
      <w:numFmt w:val="bullet"/>
      <w:lvlText w:val=""/>
      <w:lvlJc w:val="left"/>
      <w:pPr>
        <w:ind w:left="2880" w:hanging="360"/>
      </w:pPr>
      <w:rPr>
        <w:rFonts w:ascii="Symbol" w:eastAsia="Symbol" w:hAnsi="Symbol" w:cs="Symbol"/>
      </w:rPr>
    </w:lvl>
    <w:lvl w:ilvl="4" w:tplc="24A2A634">
      <w:start w:val="1"/>
      <w:numFmt w:val="bullet"/>
      <w:lvlText w:val="o"/>
      <w:lvlJc w:val="left"/>
      <w:pPr>
        <w:ind w:left="3600" w:hanging="360"/>
      </w:pPr>
      <w:rPr>
        <w:rFonts w:ascii="Courier New" w:eastAsia="Courier New" w:hAnsi="Courier New" w:cs="Courier New"/>
      </w:rPr>
    </w:lvl>
    <w:lvl w:ilvl="5" w:tplc="C342540C">
      <w:start w:val="1"/>
      <w:numFmt w:val="bullet"/>
      <w:lvlText w:val=""/>
      <w:lvlJc w:val="left"/>
      <w:pPr>
        <w:ind w:left="4320" w:hanging="360"/>
      </w:pPr>
      <w:rPr>
        <w:rFonts w:ascii="Wingdings" w:eastAsia="Wingdings" w:hAnsi="Wingdings" w:cs="Wingdings"/>
      </w:rPr>
    </w:lvl>
    <w:lvl w:ilvl="6" w:tplc="BFEE9CA6">
      <w:start w:val="1"/>
      <w:numFmt w:val="bullet"/>
      <w:lvlText w:val=""/>
      <w:lvlJc w:val="left"/>
      <w:pPr>
        <w:ind w:left="5040" w:hanging="360"/>
      </w:pPr>
      <w:rPr>
        <w:rFonts w:ascii="Symbol" w:eastAsia="Symbol" w:hAnsi="Symbol" w:cs="Symbol"/>
      </w:rPr>
    </w:lvl>
    <w:lvl w:ilvl="7" w:tplc="3A4023CE">
      <w:start w:val="1"/>
      <w:numFmt w:val="bullet"/>
      <w:lvlText w:val="o"/>
      <w:lvlJc w:val="left"/>
      <w:pPr>
        <w:ind w:left="5760" w:hanging="360"/>
      </w:pPr>
      <w:rPr>
        <w:rFonts w:ascii="Courier New" w:eastAsia="Courier New" w:hAnsi="Courier New" w:cs="Courier New"/>
      </w:rPr>
    </w:lvl>
    <w:lvl w:ilvl="8" w:tplc="ECE8FF46">
      <w:start w:val="1"/>
      <w:numFmt w:val="bullet"/>
      <w:lvlText w:val=""/>
      <w:lvlJc w:val="left"/>
      <w:pPr>
        <w:ind w:left="6480" w:hanging="360"/>
      </w:pPr>
      <w:rPr>
        <w:rFonts w:ascii="Wingdings" w:eastAsia="Wingdings" w:hAnsi="Wingdings" w:cs="Wingdings"/>
      </w:rPr>
    </w:lvl>
  </w:abstractNum>
  <w:abstractNum w:abstractNumId="18" w15:restartNumberingAfterBreak="0">
    <w:nsid w:val="42131DF9"/>
    <w:multiLevelType w:val="hybridMultilevel"/>
    <w:tmpl w:val="3B046396"/>
    <w:lvl w:ilvl="0" w:tplc="062E66E8">
      <w:start w:val="1"/>
      <w:numFmt w:val="bullet"/>
      <w:lvlText w:val=""/>
      <w:lvlJc w:val="left"/>
      <w:pPr>
        <w:ind w:left="720" w:hanging="360"/>
      </w:pPr>
      <w:rPr>
        <w:rFonts w:ascii="Symbol" w:eastAsia="Symbol" w:hAnsi="Symbol" w:cs="Symbol"/>
      </w:rPr>
    </w:lvl>
    <w:lvl w:ilvl="1" w:tplc="3362B862">
      <w:start w:val="1"/>
      <w:numFmt w:val="bullet"/>
      <w:lvlText w:val="o"/>
      <w:lvlJc w:val="left"/>
      <w:pPr>
        <w:ind w:left="1440" w:hanging="360"/>
      </w:pPr>
      <w:rPr>
        <w:rFonts w:ascii="Courier New" w:eastAsia="Courier New" w:hAnsi="Courier New" w:cs="Courier New"/>
      </w:rPr>
    </w:lvl>
    <w:lvl w:ilvl="2" w:tplc="13C825DA">
      <w:start w:val="1"/>
      <w:numFmt w:val="bullet"/>
      <w:lvlText w:val=""/>
      <w:lvlJc w:val="left"/>
      <w:pPr>
        <w:ind w:left="2160" w:hanging="360"/>
      </w:pPr>
      <w:rPr>
        <w:rFonts w:ascii="Wingdings" w:eastAsia="Wingdings" w:hAnsi="Wingdings" w:cs="Wingdings"/>
      </w:rPr>
    </w:lvl>
    <w:lvl w:ilvl="3" w:tplc="A766823A">
      <w:start w:val="1"/>
      <w:numFmt w:val="bullet"/>
      <w:lvlText w:val=""/>
      <w:lvlJc w:val="left"/>
      <w:pPr>
        <w:ind w:left="2880" w:hanging="360"/>
      </w:pPr>
      <w:rPr>
        <w:rFonts w:ascii="Symbol" w:eastAsia="Symbol" w:hAnsi="Symbol" w:cs="Symbol"/>
      </w:rPr>
    </w:lvl>
    <w:lvl w:ilvl="4" w:tplc="6D188EEC">
      <w:start w:val="1"/>
      <w:numFmt w:val="bullet"/>
      <w:lvlText w:val="o"/>
      <w:lvlJc w:val="left"/>
      <w:pPr>
        <w:ind w:left="3600" w:hanging="360"/>
      </w:pPr>
      <w:rPr>
        <w:rFonts w:ascii="Courier New" w:eastAsia="Courier New" w:hAnsi="Courier New" w:cs="Courier New"/>
      </w:rPr>
    </w:lvl>
    <w:lvl w:ilvl="5" w:tplc="6DC812C4">
      <w:start w:val="1"/>
      <w:numFmt w:val="bullet"/>
      <w:lvlText w:val=""/>
      <w:lvlJc w:val="left"/>
      <w:pPr>
        <w:ind w:left="4320" w:hanging="360"/>
      </w:pPr>
      <w:rPr>
        <w:rFonts w:ascii="Wingdings" w:eastAsia="Wingdings" w:hAnsi="Wingdings" w:cs="Wingdings"/>
      </w:rPr>
    </w:lvl>
    <w:lvl w:ilvl="6" w:tplc="71541220">
      <w:start w:val="1"/>
      <w:numFmt w:val="bullet"/>
      <w:lvlText w:val=""/>
      <w:lvlJc w:val="left"/>
      <w:pPr>
        <w:ind w:left="5040" w:hanging="360"/>
      </w:pPr>
      <w:rPr>
        <w:rFonts w:ascii="Symbol" w:eastAsia="Symbol" w:hAnsi="Symbol" w:cs="Symbol"/>
      </w:rPr>
    </w:lvl>
    <w:lvl w:ilvl="7" w:tplc="D7CEB846">
      <w:start w:val="1"/>
      <w:numFmt w:val="bullet"/>
      <w:lvlText w:val="o"/>
      <w:lvlJc w:val="left"/>
      <w:pPr>
        <w:ind w:left="5760" w:hanging="360"/>
      </w:pPr>
      <w:rPr>
        <w:rFonts w:ascii="Courier New" w:eastAsia="Courier New" w:hAnsi="Courier New" w:cs="Courier New"/>
      </w:rPr>
    </w:lvl>
    <w:lvl w:ilvl="8" w:tplc="F91C547A">
      <w:start w:val="1"/>
      <w:numFmt w:val="bullet"/>
      <w:lvlText w:val=""/>
      <w:lvlJc w:val="left"/>
      <w:pPr>
        <w:ind w:left="6480" w:hanging="360"/>
      </w:pPr>
      <w:rPr>
        <w:rFonts w:ascii="Wingdings" w:eastAsia="Wingdings" w:hAnsi="Wingdings" w:cs="Wingdings"/>
      </w:rPr>
    </w:lvl>
  </w:abstractNum>
  <w:abstractNum w:abstractNumId="19" w15:restartNumberingAfterBreak="0">
    <w:nsid w:val="4EBC3643"/>
    <w:multiLevelType w:val="hybridMultilevel"/>
    <w:tmpl w:val="5636CED0"/>
    <w:lvl w:ilvl="0" w:tplc="F7B2FAC0">
      <w:start w:val="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2A1D86"/>
    <w:multiLevelType w:val="hybridMultilevel"/>
    <w:tmpl w:val="B074CBAC"/>
    <w:lvl w:ilvl="0" w:tplc="1D128CD2">
      <w:start w:val="1"/>
      <w:numFmt w:val="bullet"/>
      <w:lvlText w:val=""/>
      <w:lvlJc w:val="left"/>
      <w:pPr>
        <w:ind w:left="720" w:hanging="360"/>
      </w:pPr>
      <w:rPr>
        <w:rFonts w:ascii="Symbol" w:eastAsia="Symbol" w:hAnsi="Symbol" w:cs="Symbol"/>
      </w:rPr>
    </w:lvl>
    <w:lvl w:ilvl="1" w:tplc="BCC6A076">
      <w:start w:val="1"/>
      <w:numFmt w:val="bullet"/>
      <w:lvlText w:val="o"/>
      <w:lvlJc w:val="left"/>
      <w:pPr>
        <w:ind w:left="1440" w:hanging="360"/>
      </w:pPr>
      <w:rPr>
        <w:rFonts w:ascii="Courier New" w:eastAsia="Courier New" w:hAnsi="Courier New" w:cs="Courier New"/>
      </w:rPr>
    </w:lvl>
    <w:lvl w:ilvl="2" w:tplc="75BADD76">
      <w:start w:val="1"/>
      <w:numFmt w:val="bullet"/>
      <w:lvlText w:val=""/>
      <w:lvlJc w:val="left"/>
      <w:pPr>
        <w:ind w:left="2160" w:hanging="360"/>
      </w:pPr>
      <w:rPr>
        <w:rFonts w:ascii="Wingdings" w:eastAsia="Wingdings" w:hAnsi="Wingdings" w:cs="Wingdings"/>
      </w:rPr>
    </w:lvl>
    <w:lvl w:ilvl="3" w:tplc="BC441F9A">
      <w:start w:val="1"/>
      <w:numFmt w:val="bullet"/>
      <w:lvlText w:val=""/>
      <w:lvlJc w:val="left"/>
      <w:pPr>
        <w:ind w:left="2880" w:hanging="360"/>
      </w:pPr>
      <w:rPr>
        <w:rFonts w:ascii="Symbol" w:eastAsia="Symbol" w:hAnsi="Symbol" w:cs="Symbol"/>
      </w:rPr>
    </w:lvl>
    <w:lvl w:ilvl="4" w:tplc="C77A1CDC">
      <w:start w:val="1"/>
      <w:numFmt w:val="bullet"/>
      <w:lvlText w:val="o"/>
      <w:lvlJc w:val="left"/>
      <w:pPr>
        <w:ind w:left="3600" w:hanging="360"/>
      </w:pPr>
      <w:rPr>
        <w:rFonts w:ascii="Courier New" w:eastAsia="Courier New" w:hAnsi="Courier New" w:cs="Courier New"/>
      </w:rPr>
    </w:lvl>
    <w:lvl w:ilvl="5" w:tplc="8B4415C2">
      <w:start w:val="1"/>
      <w:numFmt w:val="bullet"/>
      <w:lvlText w:val=""/>
      <w:lvlJc w:val="left"/>
      <w:pPr>
        <w:ind w:left="4320" w:hanging="360"/>
      </w:pPr>
      <w:rPr>
        <w:rFonts w:ascii="Wingdings" w:eastAsia="Wingdings" w:hAnsi="Wingdings" w:cs="Wingdings"/>
      </w:rPr>
    </w:lvl>
    <w:lvl w:ilvl="6" w:tplc="33465138">
      <w:start w:val="1"/>
      <w:numFmt w:val="bullet"/>
      <w:lvlText w:val=""/>
      <w:lvlJc w:val="left"/>
      <w:pPr>
        <w:ind w:left="5040" w:hanging="360"/>
      </w:pPr>
      <w:rPr>
        <w:rFonts w:ascii="Symbol" w:eastAsia="Symbol" w:hAnsi="Symbol" w:cs="Symbol"/>
      </w:rPr>
    </w:lvl>
    <w:lvl w:ilvl="7" w:tplc="4D88DCE6">
      <w:start w:val="1"/>
      <w:numFmt w:val="bullet"/>
      <w:lvlText w:val="o"/>
      <w:lvlJc w:val="left"/>
      <w:pPr>
        <w:ind w:left="5760" w:hanging="360"/>
      </w:pPr>
      <w:rPr>
        <w:rFonts w:ascii="Courier New" w:eastAsia="Courier New" w:hAnsi="Courier New" w:cs="Courier New"/>
      </w:rPr>
    </w:lvl>
    <w:lvl w:ilvl="8" w:tplc="DC0A0854">
      <w:start w:val="1"/>
      <w:numFmt w:val="bullet"/>
      <w:lvlText w:val=""/>
      <w:lvlJc w:val="left"/>
      <w:pPr>
        <w:ind w:left="6480" w:hanging="360"/>
      </w:pPr>
      <w:rPr>
        <w:rFonts w:ascii="Wingdings" w:eastAsia="Wingdings" w:hAnsi="Wingdings" w:cs="Wingdings"/>
      </w:rPr>
    </w:lvl>
  </w:abstractNum>
  <w:abstractNum w:abstractNumId="21" w15:restartNumberingAfterBreak="0">
    <w:nsid w:val="5FA7647C"/>
    <w:multiLevelType w:val="hybridMultilevel"/>
    <w:tmpl w:val="5CEEA766"/>
    <w:lvl w:ilvl="0" w:tplc="843C6656">
      <w:start w:val="1"/>
      <w:numFmt w:val="bullet"/>
      <w:lvlText w:val=""/>
      <w:lvlJc w:val="left"/>
      <w:pPr>
        <w:ind w:left="720" w:hanging="360"/>
      </w:pPr>
      <w:rPr>
        <w:rFonts w:ascii="Symbol" w:eastAsia="Symbol" w:hAnsi="Symbol" w:cs="Symbol"/>
      </w:rPr>
    </w:lvl>
    <w:lvl w:ilvl="1" w:tplc="72B290E6">
      <w:start w:val="1"/>
      <w:numFmt w:val="bullet"/>
      <w:lvlText w:val="o"/>
      <w:lvlJc w:val="left"/>
      <w:pPr>
        <w:ind w:left="1440" w:hanging="360"/>
      </w:pPr>
      <w:rPr>
        <w:rFonts w:ascii="Courier New" w:eastAsia="Courier New" w:hAnsi="Courier New" w:cs="Courier New"/>
      </w:rPr>
    </w:lvl>
    <w:lvl w:ilvl="2" w:tplc="52726FAC">
      <w:start w:val="1"/>
      <w:numFmt w:val="bullet"/>
      <w:lvlText w:val=""/>
      <w:lvlJc w:val="left"/>
      <w:pPr>
        <w:ind w:left="2160" w:hanging="360"/>
      </w:pPr>
      <w:rPr>
        <w:rFonts w:ascii="Wingdings" w:eastAsia="Wingdings" w:hAnsi="Wingdings" w:cs="Wingdings"/>
      </w:rPr>
    </w:lvl>
    <w:lvl w:ilvl="3" w:tplc="B7BAD66A">
      <w:start w:val="1"/>
      <w:numFmt w:val="bullet"/>
      <w:lvlText w:val=""/>
      <w:lvlJc w:val="left"/>
      <w:pPr>
        <w:ind w:left="2880" w:hanging="360"/>
      </w:pPr>
      <w:rPr>
        <w:rFonts w:ascii="Symbol" w:eastAsia="Symbol" w:hAnsi="Symbol" w:cs="Symbol"/>
      </w:rPr>
    </w:lvl>
    <w:lvl w:ilvl="4" w:tplc="3886E210">
      <w:start w:val="1"/>
      <w:numFmt w:val="bullet"/>
      <w:lvlText w:val="o"/>
      <w:lvlJc w:val="left"/>
      <w:pPr>
        <w:ind w:left="3600" w:hanging="360"/>
      </w:pPr>
      <w:rPr>
        <w:rFonts w:ascii="Courier New" w:eastAsia="Courier New" w:hAnsi="Courier New" w:cs="Courier New"/>
      </w:rPr>
    </w:lvl>
    <w:lvl w:ilvl="5" w:tplc="3F40FA18">
      <w:start w:val="1"/>
      <w:numFmt w:val="bullet"/>
      <w:lvlText w:val=""/>
      <w:lvlJc w:val="left"/>
      <w:pPr>
        <w:ind w:left="4320" w:hanging="360"/>
      </w:pPr>
      <w:rPr>
        <w:rFonts w:ascii="Wingdings" w:eastAsia="Wingdings" w:hAnsi="Wingdings" w:cs="Wingdings"/>
      </w:rPr>
    </w:lvl>
    <w:lvl w:ilvl="6" w:tplc="052813E6">
      <w:start w:val="1"/>
      <w:numFmt w:val="bullet"/>
      <w:lvlText w:val=""/>
      <w:lvlJc w:val="left"/>
      <w:pPr>
        <w:ind w:left="5040" w:hanging="360"/>
      </w:pPr>
      <w:rPr>
        <w:rFonts w:ascii="Symbol" w:eastAsia="Symbol" w:hAnsi="Symbol" w:cs="Symbol"/>
      </w:rPr>
    </w:lvl>
    <w:lvl w:ilvl="7" w:tplc="B7EA1A80">
      <w:start w:val="1"/>
      <w:numFmt w:val="bullet"/>
      <w:lvlText w:val="o"/>
      <w:lvlJc w:val="left"/>
      <w:pPr>
        <w:ind w:left="5760" w:hanging="360"/>
      </w:pPr>
      <w:rPr>
        <w:rFonts w:ascii="Courier New" w:eastAsia="Courier New" w:hAnsi="Courier New" w:cs="Courier New"/>
      </w:rPr>
    </w:lvl>
    <w:lvl w:ilvl="8" w:tplc="1D5EDEDE">
      <w:start w:val="1"/>
      <w:numFmt w:val="bullet"/>
      <w:lvlText w:val=""/>
      <w:lvlJc w:val="left"/>
      <w:pPr>
        <w:ind w:left="6480" w:hanging="360"/>
      </w:pPr>
      <w:rPr>
        <w:rFonts w:ascii="Wingdings" w:eastAsia="Wingdings" w:hAnsi="Wingdings" w:cs="Wingdings"/>
      </w:rPr>
    </w:lvl>
  </w:abstractNum>
  <w:abstractNum w:abstractNumId="22" w15:restartNumberingAfterBreak="0">
    <w:nsid w:val="6785351D"/>
    <w:multiLevelType w:val="hybridMultilevel"/>
    <w:tmpl w:val="ACF0F364"/>
    <w:lvl w:ilvl="0" w:tplc="EF5EB08E">
      <w:start w:val="1"/>
      <w:numFmt w:val="bullet"/>
      <w:lvlText w:val=""/>
      <w:lvlJc w:val="left"/>
      <w:pPr>
        <w:ind w:left="1440" w:hanging="360"/>
      </w:pPr>
      <w:rPr>
        <w:rFonts w:ascii="Symbol" w:hAnsi="Symbol"/>
      </w:rPr>
    </w:lvl>
    <w:lvl w:ilvl="1" w:tplc="D4D2FF94">
      <w:start w:val="1"/>
      <w:numFmt w:val="bullet"/>
      <w:lvlText w:val=""/>
      <w:lvlJc w:val="left"/>
      <w:pPr>
        <w:ind w:left="1440" w:hanging="360"/>
      </w:pPr>
      <w:rPr>
        <w:rFonts w:ascii="Symbol" w:hAnsi="Symbol"/>
      </w:rPr>
    </w:lvl>
    <w:lvl w:ilvl="2" w:tplc="54860132">
      <w:start w:val="1"/>
      <w:numFmt w:val="bullet"/>
      <w:lvlText w:val=""/>
      <w:lvlJc w:val="left"/>
      <w:pPr>
        <w:ind w:left="1440" w:hanging="360"/>
      </w:pPr>
      <w:rPr>
        <w:rFonts w:ascii="Symbol" w:hAnsi="Symbol"/>
      </w:rPr>
    </w:lvl>
    <w:lvl w:ilvl="3" w:tplc="515EE534">
      <w:start w:val="1"/>
      <w:numFmt w:val="bullet"/>
      <w:lvlText w:val=""/>
      <w:lvlJc w:val="left"/>
      <w:pPr>
        <w:ind w:left="1440" w:hanging="360"/>
      </w:pPr>
      <w:rPr>
        <w:rFonts w:ascii="Symbol" w:hAnsi="Symbol"/>
      </w:rPr>
    </w:lvl>
    <w:lvl w:ilvl="4" w:tplc="B4FA71B2">
      <w:start w:val="1"/>
      <w:numFmt w:val="bullet"/>
      <w:lvlText w:val=""/>
      <w:lvlJc w:val="left"/>
      <w:pPr>
        <w:ind w:left="1440" w:hanging="360"/>
      </w:pPr>
      <w:rPr>
        <w:rFonts w:ascii="Symbol" w:hAnsi="Symbol"/>
      </w:rPr>
    </w:lvl>
    <w:lvl w:ilvl="5" w:tplc="56428A30">
      <w:start w:val="1"/>
      <w:numFmt w:val="bullet"/>
      <w:lvlText w:val=""/>
      <w:lvlJc w:val="left"/>
      <w:pPr>
        <w:ind w:left="1440" w:hanging="360"/>
      </w:pPr>
      <w:rPr>
        <w:rFonts w:ascii="Symbol" w:hAnsi="Symbol"/>
      </w:rPr>
    </w:lvl>
    <w:lvl w:ilvl="6" w:tplc="D8665B42">
      <w:start w:val="1"/>
      <w:numFmt w:val="bullet"/>
      <w:lvlText w:val=""/>
      <w:lvlJc w:val="left"/>
      <w:pPr>
        <w:ind w:left="1440" w:hanging="360"/>
      </w:pPr>
      <w:rPr>
        <w:rFonts w:ascii="Symbol" w:hAnsi="Symbol"/>
      </w:rPr>
    </w:lvl>
    <w:lvl w:ilvl="7" w:tplc="65A0205E">
      <w:start w:val="1"/>
      <w:numFmt w:val="bullet"/>
      <w:lvlText w:val=""/>
      <w:lvlJc w:val="left"/>
      <w:pPr>
        <w:ind w:left="1440" w:hanging="360"/>
      </w:pPr>
      <w:rPr>
        <w:rFonts w:ascii="Symbol" w:hAnsi="Symbol"/>
      </w:rPr>
    </w:lvl>
    <w:lvl w:ilvl="8" w:tplc="37562BB6">
      <w:start w:val="1"/>
      <w:numFmt w:val="bullet"/>
      <w:lvlText w:val=""/>
      <w:lvlJc w:val="left"/>
      <w:pPr>
        <w:ind w:left="1440" w:hanging="360"/>
      </w:pPr>
      <w:rPr>
        <w:rFonts w:ascii="Symbol" w:hAnsi="Symbol"/>
      </w:rPr>
    </w:lvl>
  </w:abstractNum>
  <w:abstractNum w:abstractNumId="23" w15:restartNumberingAfterBreak="0">
    <w:nsid w:val="69A640CC"/>
    <w:multiLevelType w:val="hybridMultilevel"/>
    <w:tmpl w:val="20BC3CE8"/>
    <w:lvl w:ilvl="0" w:tplc="1EAC0AB2">
      <w:start w:val="1"/>
      <w:numFmt w:val="bullet"/>
      <w:lvlText w:val=""/>
      <w:lvlJc w:val="left"/>
      <w:pPr>
        <w:ind w:left="720" w:hanging="360"/>
      </w:pPr>
      <w:rPr>
        <w:rFonts w:ascii="Symbol" w:eastAsia="Symbol" w:hAnsi="Symbol" w:cs="Symbol"/>
      </w:rPr>
    </w:lvl>
    <w:lvl w:ilvl="1" w:tplc="96FAA338">
      <w:start w:val="1"/>
      <w:numFmt w:val="bullet"/>
      <w:lvlText w:val="o"/>
      <w:lvlJc w:val="left"/>
      <w:pPr>
        <w:ind w:left="1440" w:hanging="360"/>
      </w:pPr>
      <w:rPr>
        <w:rFonts w:ascii="Courier New" w:eastAsia="Courier New" w:hAnsi="Courier New" w:cs="Courier New"/>
      </w:rPr>
    </w:lvl>
    <w:lvl w:ilvl="2" w:tplc="39E69D20">
      <w:start w:val="1"/>
      <w:numFmt w:val="bullet"/>
      <w:lvlText w:val=""/>
      <w:lvlJc w:val="left"/>
      <w:pPr>
        <w:ind w:left="2160" w:hanging="360"/>
      </w:pPr>
      <w:rPr>
        <w:rFonts w:ascii="Wingdings" w:eastAsia="Wingdings" w:hAnsi="Wingdings" w:cs="Wingdings"/>
      </w:rPr>
    </w:lvl>
    <w:lvl w:ilvl="3" w:tplc="69DCB2D2">
      <w:start w:val="1"/>
      <w:numFmt w:val="bullet"/>
      <w:lvlText w:val=""/>
      <w:lvlJc w:val="left"/>
      <w:pPr>
        <w:ind w:left="2880" w:hanging="360"/>
      </w:pPr>
      <w:rPr>
        <w:rFonts w:ascii="Symbol" w:eastAsia="Symbol" w:hAnsi="Symbol" w:cs="Symbol"/>
      </w:rPr>
    </w:lvl>
    <w:lvl w:ilvl="4" w:tplc="B944F454">
      <w:start w:val="1"/>
      <w:numFmt w:val="bullet"/>
      <w:lvlText w:val="o"/>
      <w:lvlJc w:val="left"/>
      <w:pPr>
        <w:ind w:left="3600" w:hanging="360"/>
      </w:pPr>
      <w:rPr>
        <w:rFonts w:ascii="Courier New" w:eastAsia="Courier New" w:hAnsi="Courier New" w:cs="Courier New"/>
      </w:rPr>
    </w:lvl>
    <w:lvl w:ilvl="5" w:tplc="D2C467A0">
      <w:start w:val="1"/>
      <w:numFmt w:val="bullet"/>
      <w:lvlText w:val=""/>
      <w:lvlJc w:val="left"/>
      <w:pPr>
        <w:ind w:left="4320" w:hanging="360"/>
      </w:pPr>
      <w:rPr>
        <w:rFonts w:ascii="Wingdings" w:eastAsia="Wingdings" w:hAnsi="Wingdings" w:cs="Wingdings"/>
      </w:rPr>
    </w:lvl>
    <w:lvl w:ilvl="6" w:tplc="CA965808">
      <w:start w:val="1"/>
      <w:numFmt w:val="bullet"/>
      <w:lvlText w:val=""/>
      <w:lvlJc w:val="left"/>
      <w:pPr>
        <w:ind w:left="5040" w:hanging="360"/>
      </w:pPr>
      <w:rPr>
        <w:rFonts w:ascii="Symbol" w:eastAsia="Symbol" w:hAnsi="Symbol" w:cs="Symbol"/>
      </w:rPr>
    </w:lvl>
    <w:lvl w:ilvl="7" w:tplc="A948CC18">
      <w:start w:val="1"/>
      <w:numFmt w:val="bullet"/>
      <w:lvlText w:val="o"/>
      <w:lvlJc w:val="left"/>
      <w:pPr>
        <w:ind w:left="5760" w:hanging="360"/>
      </w:pPr>
      <w:rPr>
        <w:rFonts w:ascii="Courier New" w:eastAsia="Courier New" w:hAnsi="Courier New" w:cs="Courier New"/>
      </w:rPr>
    </w:lvl>
    <w:lvl w:ilvl="8" w:tplc="707001B2">
      <w:start w:val="1"/>
      <w:numFmt w:val="bullet"/>
      <w:lvlText w:val=""/>
      <w:lvlJc w:val="left"/>
      <w:pPr>
        <w:ind w:left="6480" w:hanging="360"/>
      </w:pPr>
      <w:rPr>
        <w:rFonts w:ascii="Wingdings" w:eastAsia="Wingdings" w:hAnsi="Wingdings" w:cs="Wingdings"/>
      </w:rPr>
    </w:lvl>
  </w:abstractNum>
  <w:abstractNum w:abstractNumId="24" w15:restartNumberingAfterBreak="0">
    <w:nsid w:val="6E922B1C"/>
    <w:multiLevelType w:val="hybridMultilevel"/>
    <w:tmpl w:val="FC107B08"/>
    <w:lvl w:ilvl="0" w:tplc="85BC1F40">
      <w:start w:val="1"/>
      <w:numFmt w:val="bullet"/>
      <w:lvlText w:val=""/>
      <w:lvlJc w:val="left"/>
      <w:pPr>
        <w:ind w:left="720" w:hanging="360"/>
      </w:pPr>
      <w:rPr>
        <w:rFonts w:ascii="Symbol" w:eastAsia="Symbol" w:hAnsi="Symbol" w:cs="Symbol"/>
      </w:rPr>
    </w:lvl>
    <w:lvl w:ilvl="1" w:tplc="3D08D48C">
      <w:start w:val="1"/>
      <w:numFmt w:val="bullet"/>
      <w:lvlText w:val="o"/>
      <w:lvlJc w:val="left"/>
      <w:pPr>
        <w:ind w:left="1440" w:hanging="360"/>
      </w:pPr>
      <w:rPr>
        <w:rFonts w:ascii="Courier New" w:eastAsia="Courier New" w:hAnsi="Courier New" w:cs="Courier New"/>
      </w:rPr>
    </w:lvl>
    <w:lvl w:ilvl="2" w:tplc="79E8466E">
      <w:start w:val="1"/>
      <w:numFmt w:val="bullet"/>
      <w:lvlText w:val=""/>
      <w:lvlJc w:val="left"/>
      <w:pPr>
        <w:ind w:left="2160" w:hanging="360"/>
      </w:pPr>
      <w:rPr>
        <w:rFonts w:ascii="Wingdings" w:eastAsia="Wingdings" w:hAnsi="Wingdings" w:cs="Wingdings"/>
      </w:rPr>
    </w:lvl>
    <w:lvl w:ilvl="3" w:tplc="7FA6636C">
      <w:start w:val="1"/>
      <w:numFmt w:val="bullet"/>
      <w:lvlText w:val=""/>
      <w:lvlJc w:val="left"/>
      <w:pPr>
        <w:ind w:left="2880" w:hanging="360"/>
      </w:pPr>
      <w:rPr>
        <w:rFonts w:ascii="Symbol" w:eastAsia="Symbol" w:hAnsi="Symbol" w:cs="Symbol"/>
      </w:rPr>
    </w:lvl>
    <w:lvl w:ilvl="4" w:tplc="C50ACB6C">
      <w:start w:val="1"/>
      <w:numFmt w:val="bullet"/>
      <w:lvlText w:val="o"/>
      <w:lvlJc w:val="left"/>
      <w:pPr>
        <w:ind w:left="3600" w:hanging="360"/>
      </w:pPr>
      <w:rPr>
        <w:rFonts w:ascii="Courier New" w:eastAsia="Courier New" w:hAnsi="Courier New" w:cs="Courier New"/>
      </w:rPr>
    </w:lvl>
    <w:lvl w:ilvl="5" w:tplc="64AEC296">
      <w:start w:val="1"/>
      <w:numFmt w:val="bullet"/>
      <w:lvlText w:val=""/>
      <w:lvlJc w:val="left"/>
      <w:pPr>
        <w:ind w:left="4320" w:hanging="360"/>
      </w:pPr>
      <w:rPr>
        <w:rFonts w:ascii="Wingdings" w:eastAsia="Wingdings" w:hAnsi="Wingdings" w:cs="Wingdings"/>
      </w:rPr>
    </w:lvl>
    <w:lvl w:ilvl="6" w:tplc="88B63C34">
      <w:start w:val="1"/>
      <w:numFmt w:val="bullet"/>
      <w:lvlText w:val=""/>
      <w:lvlJc w:val="left"/>
      <w:pPr>
        <w:ind w:left="5040" w:hanging="360"/>
      </w:pPr>
      <w:rPr>
        <w:rFonts w:ascii="Symbol" w:eastAsia="Symbol" w:hAnsi="Symbol" w:cs="Symbol"/>
      </w:rPr>
    </w:lvl>
    <w:lvl w:ilvl="7" w:tplc="1EECB242">
      <w:start w:val="1"/>
      <w:numFmt w:val="bullet"/>
      <w:lvlText w:val="o"/>
      <w:lvlJc w:val="left"/>
      <w:pPr>
        <w:ind w:left="5760" w:hanging="360"/>
      </w:pPr>
      <w:rPr>
        <w:rFonts w:ascii="Courier New" w:eastAsia="Courier New" w:hAnsi="Courier New" w:cs="Courier New"/>
      </w:rPr>
    </w:lvl>
    <w:lvl w:ilvl="8" w:tplc="16FC1CD4">
      <w:start w:val="1"/>
      <w:numFmt w:val="bullet"/>
      <w:lvlText w:val=""/>
      <w:lvlJc w:val="left"/>
      <w:pPr>
        <w:ind w:left="6480" w:hanging="360"/>
      </w:pPr>
      <w:rPr>
        <w:rFonts w:ascii="Wingdings" w:eastAsia="Wingdings" w:hAnsi="Wingdings" w:cs="Wingdings"/>
      </w:rPr>
    </w:lvl>
  </w:abstractNum>
  <w:abstractNum w:abstractNumId="25" w15:restartNumberingAfterBreak="0">
    <w:nsid w:val="726437AC"/>
    <w:multiLevelType w:val="hybridMultilevel"/>
    <w:tmpl w:val="1B4ECC04"/>
    <w:lvl w:ilvl="0" w:tplc="5A0264E6">
      <w:start w:val="1"/>
      <w:numFmt w:val="bullet"/>
      <w:lvlText w:val=""/>
      <w:lvlJc w:val="left"/>
      <w:pPr>
        <w:ind w:left="1440" w:hanging="360"/>
      </w:pPr>
      <w:rPr>
        <w:rFonts w:ascii="Symbol" w:hAnsi="Symbol"/>
      </w:rPr>
    </w:lvl>
    <w:lvl w:ilvl="1" w:tplc="5A9EDD68">
      <w:start w:val="1"/>
      <w:numFmt w:val="bullet"/>
      <w:lvlText w:val=""/>
      <w:lvlJc w:val="left"/>
      <w:pPr>
        <w:ind w:left="1440" w:hanging="360"/>
      </w:pPr>
      <w:rPr>
        <w:rFonts w:ascii="Symbol" w:hAnsi="Symbol"/>
      </w:rPr>
    </w:lvl>
    <w:lvl w:ilvl="2" w:tplc="8E98DB5A">
      <w:start w:val="1"/>
      <w:numFmt w:val="bullet"/>
      <w:lvlText w:val=""/>
      <w:lvlJc w:val="left"/>
      <w:pPr>
        <w:ind w:left="1440" w:hanging="360"/>
      </w:pPr>
      <w:rPr>
        <w:rFonts w:ascii="Symbol" w:hAnsi="Symbol"/>
      </w:rPr>
    </w:lvl>
    <w:lvl w:ilvl="3" w:tplc="8B92E4E0">
      <w:start w:val="1"/>
      <w:numFmt w:val="bullet"/>
      <w:lvlText w:val=""/>
      <w:lvlJc w:val="left"/>
      <w:pPr>
        <w:ind w:left="1440" w:hanging="360"/>
      </w:pPr>
      <w:rPr>
        <w:rFonts w:ascii="Symbol" w:hAnsi="Symbol"/>
      </w:rPr>
    </w:lvl>
    <w:lvl w:ilvl="4" w:tplc="1982FBC8">
      <w:start w:val="1"/>
      <w:numFmt w:val="bullet"/>
      <w:lvlText w:val=""/>
      <w:lvlJc w:val="left"/>
      <w:pPr>
        <w:ind w:left="1440" w:hanging="360"/>
      </w:pPr>
      <w:rPr>
        <w:rFonts w:ascii="Symbol" w:hAnsi="Symbol"/>
      </w:rPr>
    </w:lvl>
    <w:lvl w:ilvl="5" w:tplc="E6445728">
      <w:start w:val="1"/>
      <w:numFmt w:val="bullet"/>
      <w:lvlText w:val=""/>
      <w:lvlJc w:val="left"/>
      <w:pPr>
        <w:ind w:left="1440" w:hanging="360"/>
      </w:pPr>
      <w:rPr>
        <w:rFonts w:ascii="Symbol" w:hAnsi="Symbol"/>
      </w:rPr>
    </w:lvl>
    <w:lvl w:ilvl="6" w:tplc="0616C9A6">
      <w:start w:val="1"/>
      <w:numFmt w:val="bullet"/>
      <w:lvlText w:val=""/>
      <w:lvlJc w:val="left"/>
      <w:pPr>
        <w:ind w:left="1440" w:hanging="360"/>
      </w:pPr>
      <w:rPr>
        <w:rFonts w:ascii="Symbol" w:hAnsi="Symbol"/>
      </w:rPr>
    </w:lvl>
    <w:lvl w:ilvl="7" w:tplc="5CA81EDE">
      <w:start w:val="1"/>
      <w:numFmt w:val="bullet"/>
      <w:lvlText w:val=""/>
      <w:lvlJc w:val="left"/>
      <w:pPr>
        <w:ind w:left="1440" w:hanging="360"/>
      </w:pPr>
      <w:rPr>
        <w:rFonts w:ascii="Symbol" w:hAnsi="Symbol"/>
      </w:rPr>
    </w:lvl>
    <w:lvl w:ilvl="8" w:tplc="6BF633DC">
      <w:start w:val="1"/>
      <w:numFmt w:val="bullet"/>
      <w:lvlText w:val=""/>
      <w:lvlJc w:val="left"/>
      <w:pPr>
        <w:ind w:left="1440" w:hanging="360"/>
      </w:pPr>
      <w:rPr>
        <w:rFonts w:ascii="Symbol" w:hAnsi="Symbol"/>
      </w:rPr>
    </w:lvl>
  </w:abstractNum>
  <w:abstractNum w:abstractNumId="26" w15:restartNumberingAfterBreak="0">
    <w:nsid w:val="7778038E"/>
    <w:multiLevelType w:val="hybridMultilevel"/>
    <w:tmpl w:val="2F8C5476"/>
    <w:lvl w:ilvl="0" w:tplc="9DBA7E7A">
      <w:start w:val="1"/>
      <w:numFmt w:val="bullet"/>
      <w:lvlText w:val=""/>
      <w:lvlJc w:val="left"/>
      <w:pPr>
        <w:ind w:left="720" w:hanging="360"/>
      </w:pPr>
      <w:rPr>
        <w:rFonts w:ascii="Symbol" w:eastAsia="Symbol" w:hAnsi="Symbol" w:cs="Symbol"/>
      </w:rPr>
    </w:lvl>
    <w:lvl w:ilvl="1" w:tplc="95D6A45C">
      <w:start w:val="1"/>
      <w:numFmt w:val="bullet"/>
      <w:lvlText w:val="o"/>
      <w:lvlJc w:val="left"/>
      <w:pPr>
        <w:ind w:left="1440" w:hanging="360"/>
      </w:pPr>
      <w:rPr>
        <w:rFonts w:ascii="Courier New" w:eastAsia="Courier New" w:hAnsi="Courier New" w:cs="Courier New"/>
      </w:rPr>
    </w:lvl>
    <w:lvl w:ilvl="2" w:tplc="C770B812">
      <w:start w:val="1"/>
      <w:numFmt w:val="bullet"/>
      <w:lvlText w:val=""/>
      <w:lvlJc w:val="left"/>
      <w:pPr>
        <w:ind w:left="2160" w:hanging="360"/>
      </w:pPr>
      <w:rPr>
        <w:rFonts w:ascii="Wingdings" w:eastAsia="Wingdings" w:hAnsi="Wingdings" w:cs="Wingdings"/>
      </w:rPr>
    </w:lvl>
    <w:lvl w:ilvl="3" w:tplc="3EB068F0">
      <w:start w:val="1"/>
      <w:numFmt w:val="bullet"/>
      <w:lvlText w:val=""/>
      <w:lvlJc w:val="left"/>
      <w:pPr>
        <w:ind w:left="2880" w:hanging="360"/>
      </w:pPr>
      <w:rPr>
        <w:rFonts w:ascii="Symbol" w:eastAsia="Symbol" w:hAnsi="Symbol" w:cs="Symbol"/>
      </w:rPr>
    </w:lvl>
    <w:lvl w:ilvl="4" w:tplc="4F641E20">
      <w:start w:val="1"/>
      <w:numFmt w:val="bullet"/>
      <w:lvlText w:val="o"/>
      <w:lvlJc w:val="left"/>
      <w:pPr>
        <w:ind w:left="3600" w:hanging="360"/>
      </w:pPr>
      <w:rPr>
        <w:rFonts w:ascii="Courier New" w:eastAsia="Courier New" w:hAnsi="Courier New" w:cs="Courier New"/>
      </w:rPr>
    </w:lvl>
    <w:lvl w:ilvl="5" w:tplc="1C289AF6">
      <w:start w:val="1"/>
      <w:numFmt w:val="bullet"/>
      <w:lvlText w:val=""/>
      <w:lvlJc w:val="left"/>
      <w:pPr>
        <w:ind w:left="4320" w:hanging="360"/>
      </w:pPr>
      <w:rPr>
        <w:rFonts w:ascii="Wingdings" w:eastAsia="Wingdings" w:hAnsi="Wingdings" w:cs="Wingdings"/>
      </w:rPr>
    </w:lvl>
    <w:lvl w:ilvl="6" w:tplc="5D644688">
      <w:start w:val="1"/>
      <w:numFmt w:val="bullet"/>
      <w:lvlText w:val=""/>
      <w:lvlJc w:val="left"/>
      <w:pPr>
        <w:ind w:left="5040" w:hanging="360"/>
      </w:pPr>
      <w:rPr>
        <w:rFonts w:ascii="Symbol" w:eastAsia="Symbol" w:hAnsi="Symbol" w:cs="Symbol"/>
      </w:rPr>
    </w:lvl>
    <w:lvl w:ilvl="7" w:tplc="1E38A21E">
      <w:start w:val="1"/>
      <w:numFmt w:val="bullet"/>
      <w:lvlText w:val="o"/>
      <w:lvlJc w:val="left"/>
      <w:pPr>
        <w:ind w:left="5760" w:hanging="360"/>
      </w:pPr>
      <w:rPr>
        <w:rFonts w:ascii="Courier New" w:eastAsia="Courier New" w:hAnsi="Courier New" w:cs="Courier New"/>
      </w:rPr>
    </w:lvl>
    <w:lvl w:ilvl="8" w:tplc="DE2E0726">
      <w:start w:val="1"/>
      <w:numFmt w:val="bullet"/>
      <w:lvlText w:val=""/>
      <w:lvlJc w:val="left"/>
      <w:pPr>
        <w:ind w:left="6480" w:hanging="360"/>
      </w:pPr>
      <w:rPr>
        <w:rFonts w:ascii="Wingdings" w:eastAsia="Wingdings" w:hAnsi="Wingdings" w:cs="Wingdings"/>
      </w:rPr>
    </w:lvl>
  </w:abstractNum>
  <w:abstractNum w:abstractNumId="27" w15:restartNumberingAfterBreak="0">
    <w:nsid w:val="77AD713F"/>
    <w:multiLevelType w:val="hybridMultilevel"/>
    <w:tmpl w:val="B472F200"/>
    <w:lvl w:ilvl="0" w:tplc="979A8172">
      <w:start w:val="1"/>
      <w:numFmt w:val="bullet"/>
      <w:lvlText w:val=""/>
      <w:lvlJc w:val="left"/>
      <w:pPr>
        <w:ind w:left="720" w:hanging="360"/>
      </w:pPr>
      <w:rPr>
        <w:rFonts w:ascii="Symbol" w:eastAsia="Symbol" w:hAnsi="Symbol" w:cs="Symbol"/>
      </w:rPr>
    </w:lvl>
    <w:lvl w:ilvl="1" w:tplc="689C9E04">
      <w:start w:val="1"/>
      <w:numFmt w:val="bullet"/>
      <w:lvlText w:val="o"/>
      <w:lvlJc w:val="left"/>
      <w:pPr>
        <w:ind w:left="1440" w:hanging="360"/>
      </w:pPr>
      <w:rPr>
        <w:rFonts w:ascii="Courier New" w:eastAsia="Courier New" w:hAnsi="Courier New" w:cs="Courier New"/>
      </w:rPr>
    </w:lvl>
    <w:lvl w:ilvl="2" w:tplc="6F0EF96C">
      <w:start w:val="1"/>
      <w:numFmt w:val="bullet"/>
      <w:lvlText w:val=""/>
      <w:lvlJc w:val="left"/>
      <w:pPr>
        <w:ind w:left="2160" w:hanging="360"/>
      </w:pPr>
      <w:rPr>
        <w:rFonts w:ascii="Wingdings" w:eastAsia="Wingdings" w:hAnsi="Wingdings" w:cs="Wingdings"/>
      </w:rPr>
    </w:lvl>
    <w:lvl w:ilvl="3" w:tplc="5CBE5204">
      <w:start w:val="1"/>
      <w:numFmt w:val="bullet"/>
      <w:lvlText w:val=""/>
      <w:lvlJc w:val="left"/>
      <w:pPr>
        <w:ind w:left="2880" w:hanging="360"/>
      </w:pPr>
      <w:rPr>
        <w:rFonts w:ascii="Symbol" w:eastAsia="Symbol" w:hAnsi="Symbol" w:cs="Symbol"/>
      </w:rPr>
    </w:lvl>
    <w:lvl w:ilvl="4" w:tplc="F4D2D614">
      <w:start w:val="1"/>
      <w:numFmt w:val="bullet"/>
      <w:lvlText w:val="o"/>
      <w:lvlJc w:val="left"/>
      <w:pPr>
        <w:ind w:left="3600" w:hanging="360"/>
      </w:pPr>
      <w:rPr>
        <w:rFonts w:ascii="Courier New" w:eastAsia="Courier New" w:hAnsi="Courier New" w:cs="Courier New"/>
      </w:rPr>
    </w:lvl>
    <w:lvl w:ilvl="5" w:tplc="4F48F9B4">
      <w:start w:val="1"/>
      <w:numFmt w:val="bullet"/>
      <w:lvlText w:val=""/>
      <w:lvlJc w:val="left"/>
      <w:pPr>
        <w:ind w:left="4320" w:hanging="360"/>
      </w:pPr>
      <w:rPr>
        <w:rFonts w:ascii="Wingdings" w:eastAsia="Wingdings" w:hAnsi="Wingdings" w:cs="Wingdings"/>
      </w:rPr>
    </w:lvl>
    <w:lvl w:ilvl="6" w:tplc="39969BFE">
      <w:start w:val="1"/>
      <w:numFmt w:val="bullet"/>
      <w:lvlText w:val=""/>
      <w:lvlJc w:val="left"/>
      <w:pPr>
        <w:ind w:left="5040" w:hanging="360"/>
      </w:pPr>
      <w:rPr>
        <w:rFonts w:ascii="Symbol" w:eastAsia="Symbol" w:hAnsi="Symbol" w:cs="Symbol"/>
      </w:rPr>
    </w:lvl>
    <w:lvl w:ilvl="7" w:tplc="D812D440">
      <w:start w:val="1"/>
      <w:numFmt w:val="bullet"/>
      <w:lvlText w:val="o"/>
      <w:lvlJc w:val="left"/>
      <w:pPr>
        <w:ind w:left="5760" w:hanging="360"/>
      </w:pPr>
      <w:rPr>
        <w:rFonts w:ascii="Courier New" w:eastAsia="Courier New" w:hAnsi="Courier New" w:cs="Courier New"/>
      </w:rPr>
    </w:lvl>
    <w:lvl w:ilvl="8" w:tplc="363E36C8">
      <w:start w:val="1"/>
      <w:numFmt w:val="bullet"/>
      <w:lvlText w:val=""/>
      <w:lvlJc w:val="left"/>
      <w:pPr>
        <w:ind w:left="6480" w:hanging="360"/>
      </w:pPr>
      <w:rPr>
        <w:rFonts w:ascii="Wingdings" w:eastAsia="Wingdings" w:hAnsi="Wingdings" w:cs="Wingdings"/>
      </w:rPr>
    </w:lvl>
  </w:abstractNum>
  <w:abstractNum w:abstractNumId="28" w15:restartNumberingAfterBreak="0">
    <w:nsid w:val="7A1E224D"/>
    <w:multiLevelType w:val="hybridMultilevel"/>
    <w:tmpl w:val="4080E74A"/>
    <w:lvl w:ilvl="0" w:tplc="AE9E7754">
      <w:start w:val="1"/>
      <w:numFmt w:val="bullet"/>
      <w:lvlText w:val=""/>
      <w:lvlJc w:val="left"/>
      <w:pPr>
        <w:ind w:left="720" w:hanging="360"/>
      </w:pPr>
      <w:rPr>
        <w:rFonts w:ascii="Symbol" w:eastAsia="Symbol" w:hAnsi="Symbol" w:cs="Symbol"/>
      </w:rPr>
    </w:lvl>
    <w:lvl w:ilvl="1" w:tplc="4230B544">
      <w:start w:val="1"/>
      <w:numFmt w:val="bullet"/>
      <w:lvlText w:val="o"/>
      <w:lvlJc w:val="left"/>
      <w:pPr>
        <w:ind w:left="1440" w:hanging="360"/>
      </w:pPr>
      <w:rPr>
        <w:rFonts w:ascii="Courier New" w:eastAsia="Courier New" w:hAnsi="Courier New" w:cs="Courier New"/>
      </w:rPr>
    </w:lvl>
    <w:lvl w:ilvl="2" w:tplc="A00C7BEA">
      <w:start w:val="1"/>
      <w:numFmt w:val="bullet"/>
      <w:lvlText w:val=""/>
      <w:lvlJc w:val="left"/>
      <w:pPr>
        <w:ind w:left="2160" w:hanging="360"/>
      </w:pPr>
      <w:rPr>
        <w:rFonts w:ascii="Wingdings" w:eastAsia="Wingdings" w:hAnsi="Wingdings" w:cs="Wingdings"/>
      </w:rPr>
    </w:lvl>
    <w:lvl w:ilvl="3" w:tplc="50C2795A">
      <w:start w:val="1"/>
      <w:numFmt w:val="bullet"/>
      <w:lvlText w:val=""/>
      <w:lvlJc w:val="left"/>
      <w:pPr>
        <w:ind w:left="2880" w:hanging="360"/>
      </w:pPr>
      <w:rPr>
        <w:rFonts w:ascii="Symbol" w:eastAsia="Symbol" w:hAnsi="Symbol" w:cs="Symbol"/>
      </w:rPr>
    </w:lvl>
    <w:lvl w:ilvl="4" w:tplc="09C295EC">
      <w:start w:val="1"/>
      <w:numFmt w:val="bullet"/>
      <w:lvlText w:val="o"/>
      <w:lvlJc w:val="left"/>
      <w:pPr>
        <w:ind w:left="3600" w:hanging="360"/>
      </w:pPr>
      <w:rPr>
        <w:rFonts w:ascii="Courier New" w:eastAsia="Courier New" w:hAnsi="Courier New" w:cs="Courier New"/>
      </w:rPr>
    </w:lvl>
    <w:lvl w:ilvl="5" w:tplc="04FEDCA2">
      <w:start w:val="1"/>
      <w:numFmt w:val="bullet"/>
      <w:lvlText w:val=""/>
      <w:lvlJc w:val="left"/>
      <w:pPr>
        <w:ind w:left="4320" w:hanging="360"/>
      </w:pPr>
      <w:rPr>
        <w:rFonts w:ascii="Wingdings" w:eastAsia="Wingdings" w:hAnsi="Wingdings" w:cs="Wingdings"/>
      </w:rPr>
    </w:lvl>
    <w:lvl w:ilvl="6" w:tplc="EF985DD2">
      <w:start w:val="1"/>
      <w:numFmt w:val="bullet"/>
      <w:lvlText w:val=""/>
      <w:lvlJc w:val="left"/>
      <w:pPr>
        <w:ind w:left="5040" w:hanging="360"/>
      </w:pPr>
      <w:rPr>
        <w:rFonts w:ascii="Symbol" w:eastAsia="Symbol" w:hAnsi="Symbol" w:cs="Symbol"/>
      </w:rPr>
    </w:lvl>
    <w:lvl w:ilvl="7" w:tplc="CB2033FA">
      <w:start w:val="1"/>
      <w:numFmt w:val="bullet"/>
      <w:lvlText w:val="o"/>
      <w:lvlJc w:val="left"/>
      <w:pPr>
        <w:ind w:left="5760" w:hanging="360"/>
      </w:pPr>
      <w:rPr>
        <w:rFonts w:ascii="Courier New" w:eastAsia="Courier New" w:hAnsi="Courier New" w:cs="Courier New"/>
      </w:rPr>
    </w:lvl>
    <w:lvl w:ilvl="8" w:tplc="4B205A44">
      <w:start w:val="1"/>
      <w:numFmt w:val="bullet"/>
      <w:lvlText w:val=""/>
      <w:lvlJc w:val="left"/>
      <w:pPr>
        <w:ind w:left="6480" w:hanging="360"/>
      </w:pPr>
      <w:rPr>
        <w:rFonts w:ascii="Wingdings" w:eastAsia="Wingdings" w:hAnsi="Wingdings" w:cs="Wingdings"/>
      </w:rPr>
    </w:lvl>
  </w:abstractNum>
  <w:abstractNum w:abstractNumId="29" w15:restartNumberingAfterBreak="0">
    <w:nsid w:val="7B42683E"/>
    <w:multiLevelType w:val="hybridMultilevel"/>
    <w:tmpl w:val="A46EB5CA"/>
    <w:lvl w:ilvl="0" w:tplc="770C8736">
      <w:start w:val="1"/>
      <w:numFmt w:val="bullet"/>
      <w:lvlText w:val=""/>
      <w:lvlJc w:val="left"/>
      <w:pPr>
        <w:ind w:left="720" w:hanging="360"/>
      </w:pPr>
      <w:rPr>
        <w:rFonts w:ascii="Symbol" w:eastAsia="Symbol" w:hAnsi="Symbol" w:cs="Symbol"/>
      </w:rPr>
    </w:lvl>
    <w:lvl w:ilvl="1" w:tplc="B0647856">
      <w:start w:val="1"/>
      <w:numFmt w:val="bullet"/>
      <w:lvlText w:val="o"/>
      <w:lvlJc w:val="left"/>
      <w:pPr>
        <w:ind w:left="1440" w:hanging="360"/>
      </w:pPr>
      <w:rPr>
        <w:rFonts w:ascii="Courier New" w:eastAsia="Courier New" w:hAnsi="Courier New" w:cs="Courier New"/>
      </w:rPr>
    </w:lvl>
    <w:lvl w:ilvl="2" w:tplc="DC5E9642">
      <w:start w:val="1"/>
      <w:numFmt w:val="bullet"/>
      <w:lvlText w:val=""/>
      <w:lvlJc w:val="left"/>
      <w:pPr>
        <w:ind w:left="2160" w:hanging="360"/>
      </w:pPr>
      <w:rPr>
        <w:rFonts w:ascii="Wingdings" w:eastAsia="Wingdings" w:hAnsi="Wingdings" w:cs="Wingdings"/>
      </w:rPr>
    </w:lvl>
    <w:lvl w:ilvl="3" w:tplc="F382474C">
      <w:start w:val="1"/>
      <w:numFmt w:val="bullet"/>
      <w:lvlText w:val=""/>
      <w:lvlJc w:val="left"/>
      <w:pPr>
        <w:ind w:left="2880" w:hanging="360"/>
      </w:pPr>
      <w:rPr>
        <w:rFonts w:ascii="Symbol" w:eastAsia="Symbol" w:hAnsi="Symbol" w:cs="Symbol"/>
      </w:rPr>
    </w:lvl>
    <w:lvl w:ilvl="4" w:tplc="B26ED90E">
      <w:start w:val="1"/>
      <w:numFmt w:val="bullet"/>
      <w:lvlText w:val="o"/>
      <w:lvlJc w:val="left"/>
      <w:pPr>
        <w:ind w:left="3600" w:hanging="360"/>
      </w:pPr>
      <w:rPr>
        <w:rFonts w:ascii="Courier New" w:eastAsia="Courier New" w:hAnsi="Courier New" w:cs="Courier New"/>
      </w:rPr>
    </w:lvl>
    <w:lvl w:ilvl="5" w:tplc="9EE675B8">
      <w:start w:val="1"/>
      <w:numFmt w:val="bullet"/>
      <w:lvlText w:val=""/>
      <w:lvlJc w:val="left"/>
      <w:pPr>
        <w:ind w:left="4320" w:hanging="360"/>
      </w:pPr>
      <w:rPr>
        <w:rFonts w:ascii="Wingdings" w:eastAsia="Wingdings" w:hAnsi="Wingdings" w:cs="Wingdings"/>
      </w:rPr>
    </w:lvl>
    <w:lvl w:ilvl="6" w:tplc="92B84882">
      <w:start w:val="1"/>
      <w:numFmt w:val="bullet"/>
      <w:lvlText w:val=""/>
      <w:lvlJc w:val="left"/>
      <w:pPr>
        <w:ind w:left="5040" w:hanging="360"/>
      </w:pPr>
      <w:rPr>
        <w:rFonts w:ascii="Symbol" w:eastAsia="Symbol" w:hAnsi="Symbol" w:cs="Symbol"/>
      </w:rPr>
    </w:lvl>
    <w:lvl w:ilvl="7" w:tplc="3524173E">
      <w:start w:val="1"/>
      <w:numFmt w:val="bullet"/>
      <w:lvlText w:val="o"/>
      <w:lvlJc w:val="left"/>
      <w:pPr>
        <w:ind w:left="5760" w:hanging="360"/>
      </w:pPr>
      <w:rPr>
        <w:rFonts w:ascii="Courier New" w:eastAsia="Courier New" w:hAnsi="Courier New" w:cs="Courier New"/>
      </w:rPr>
    </w:lvl>
    <w:lvl w:ilvl="8" w:tplc="2946EC42">
      <w:start w:val="1"/>
      <w:numFmt w:val="bullet"/>
      <w:lvlText w:val=""/>
      <w:lvlJc w:val="left"/>
      <w:pPr>
        <w:ind w:left="6480" w:hanging="360"/>
      </w:pPr>
      <w:rPr>
        <w:rFonts w:ascii="Wingdings" w:eastAsia="Wingdings" w:hAnsi="Wingdings" w:cs="Wingdings"/>
      </w:rPr>
    </w:lvl>
  </w:abstractNum>
  <w:num w:numId="1" w16cid:durableId="1644578313">
    <w:abstractNumId w:val="0"/>
    <w:lvlOverride w:ilvl="0">
      <w:startOverride w:val="1"/>
    </w:lvlOverride>
  </w:num>
  <w:num w:numId="2" w16cid:durableId="1663894248">
    <w:abstractNumId w:val="24"/>
  </w:num>
  <w:num w:numId="3" w16cid:durableId="1778670705">
    <w:abstractNumId w:val="27"/>
  </w:num>
  <w:num w:numId="4" w16cid:durableId="1790126054">
    <w:abstractNumId w:val="21"/>
  </w:num>
  <w:num w:numId="5" w16cid:durableId="723409789">
    <w:abstractNumId w:val="10"/>
  </w:num>
  <w:num w:numId="6" w16cid:durableId="524636634">
    <w:abstractNumId w:val="23"/>
  </w:num>
  <w:num w:numId="7" w16cid:durableId="157817125">
    <w:abstractNumId w:val="20"/>
  </w:num>
  <w:num w:numId="8" w16cid:durableId="2058895024">
    <w:abstractNumId w:val="13"/>
  </w:num>
  <w:num w:numId="9" w16cid:durableId="503785128">
    <w:abstractNumId w:val="4"/>
  </w:num>
  <w:num w:numId="10" w16cid:durableId="522010660">
    <w:abstractNumId w:val="15"/>
  </w:num>
  <w:num w:numId="11" w16cid:durableId="837765215">
    <w:abstractNumId w:val="28"/>
  </w:num>
  <w:num w:numId="12" w16cid:durableId="1602031014">
    <w:abstractNumId w:val="5"/>
  </w:num>
  <w:num w:numId="13" w16cid:durableId="1345472397">
    <w:abstractNumId w:val="9"/>
  </w:num>
  <w:num w:numId="14" w16cid:durableId="688221174">
    <w:abstractNumId w:val="3"/>
  </w:num>
  <w:num w:numId="15" w16cid:durableId="419176115">
    <w:abstractNumId w:val="26"/>
  </w:num>
  <w:num w:numId="16" w16cid:durableId="280305739">
    <w:abstractNumId w:val="16"/>
  </w:num>
  <w:num w:numId="17" w16cid:durableId="1599094699">
    <w:abstractNumId w:val="12"/>
  </w:num>
  <w:num w:numId="18" w16cid:durableId="1750154843">
    <w:abstractNumId w:val="29"/>
  </w:num>
  <w:num w:numId="19" w16cid:durableId="219177195">
    <w:abstractNumId w:val="8"/>
  </w:num>
  <w:num w:numId="20" w16cid:durableId="860900588">
    <w:abstractNumId w:val="1"/>
  </w:num>
  <w:num w:numId="21" w16cid:durableId="2084057299">
    <w:abstractNumId w:val="14"/>
  </w:num>
  <w:num w:numId="22" w16cid:durableId="595212464">
    <w:abstractNumId w:val="2"/>
  </w:num>
  <w:num w:numId="23" w16cid:durableId="2138596499">
    <w:abstractNumId w:val="25"/>
  </w:num>
  <w:num w:numId="24" w16cid:durableId="1447968817">
    <w:abstractNumId w:val="11"/>
  </w:num>
  <w:num w:numId="25" w16cid:durableId="1877768314">
    <w:abstractNumId w:val="7"/>
  </w:num>
  <w:num w:numId="26" w16cid:durableId="579797849">
    <w:abstractNumId w:val="22"/>
  </w:num>
  <w:num w:numId="27" w16cid:durableId="1991639793">
    <w:abstractNumId w:val="17"/>
  </w:num>
  <w:num w:numId="28" w16cid:durableId="1714033490">
    <w:abstractNumId w:val="6"/>
  </w:num>
  <w:num w:numId="29" w16cid:durableId="19091021">
    <w:abstractNumId w:val="18"/>
  </w:num>
  <w:num w:numId="30" w16cid:durableId="202624827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ouja, Tumader">
    <w15:presenceInfo w15:providerId="AD" w15:userId="S::tumaderkhouja@ufl.edu::40bf309b-12e7-4977-bdd5-a31efe51cb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ED0"/>
    <w:rsid w:val="000249C1"/>
    <w:rsid w:val="00052128"/>
    <w:rsid w:val="0005698E"/>
    <w:rsid w:val="00085117"/>
    <w:rsid w:val="000870D5"/>
    <w:rsid w:val="000911CD"/>
    <w:rsid w:val="000A34CF"/>
    <w:rsid w:val="000A7C6C"/>
    <w:rsid w:val="000E204A"/>
    <w:rsid w:val="00121302"/>
    <w:rsid w:val="00175F61"/>
    <w:rsid w:val="00193197"/>
    <w:rsid w:val="0019430A"/>
    <w:rsid w:val="00217724"/>
    <w:rsid w:val="002B2E31"/>
    <w:rsid w:val="00300BF4"/>
    <w:rsid w:val="00304490"/>
    <w:rsid w:val="00354DCB"/>
    <w:rsid w:val="00394AD5"/>
    <w:rsid w:val="003D244F"/>
    <w:rsid w:val="003F4F30"/>
    <w:rsid w:val="0040455D"/>
    <w:rsid w:val="004541BF"/>
    <w:rsid w:val="0047747B"/>
    <w:rsid w:val="00486855"/>
    <w:rsid w:val="004F291A"/>
    <w:rsid w:val="00560633"/>
    <w:rsid w:val="005E3F88"/>
    <w:rsid w:val="005F15A0"/>
    <w:rsid w:val="00634E56"/>
    <w:rsid w:val="006457B9"/>
    <w:rsid w:val="0066140A"/>
    <w:rsid w:val="00667922"/>
    <w:rsid w:val="006E7C20"/>
    <w:rsid w:val="00797CA9"/>
    <w:rsid w:val="007A746A"/>
    <w:rsid w:val="007B1EA5"/>
    <w:rsid w:val="007C7FF6"/>
    <w:rsid w:val="007E7F33"/>
    <w:rsid w:val="0082179B"/>
    <w:rsid w:val="0084571F"/>
    <w:rsid w:val="008718E1"/>
    <w:rsid w:val="0088191F"/>
    <w:rsid w:val="008844F0"/>
    <w:rsid w:val="008B43C2"/>
    <w:rsid w:val="008F1C8B"/>
    <w:rsid w:val="00916FCD"/>
    <w:rsid w:val="009C2590"/>
    <w:rsid w:val="009C3F9D"/>
    <w:rsid w:val="00A20E8F"/>
    <w:rsid w:val="00A521E7"/>
    <w:rsid w:val="00A6211B"/>
    <w:rsid w:val="00A85E80"/>
    <w:rsid w:val="00AA2C37"/>
    <w:rsid w:val="00AC4262"/>
    <w:rsid w:val="00AE1B0E"/>
    <w:rsid w:val="00AE4EDD"/>
    <w:rsid w:val="00B21CB5"/>
    <w:rsid w:val="00BC586A"/>
    <w:rsid w:val="00BD7F89"/>
    <w:rsid w:val="00BE6FC4"/>
    <w:rsid w:val="00C76191"/>
    <w:rsid w:val="00CB0209"/>
    <w:rsid w:val="00CC2125"/>
    <w:rsid w:val="00D02DD0"/>
    <w:rsid w:val="00D17BB3"/>
    <w:rsid w:val="00D20A56"/>
    <w:rsid w:val="00D50978"/>
    <w:rsid w:val="00D601F6"/>
    <w:rsid w:val="00D61406"/>
    <w:rsid w:val="00D9600C"/>
    <w:rsid w:val="00E43A73"/>
    <w:rsid w:val="00E60EC3"/>
    <w:rsid w:val="00E71ED0"/>
    <w:rsid w:val="00E845FB"/>
    <w:rsid w:val="00EA66CC"/>
    <w:rsid w:val="00EB59E9"/>
    <w:rsid w:val="00ED2F8A"/>
    <w:rsid w:val="00EE2073"/>
    <w:rsid w:val="00F948C4"/>
    <w:rsid w:val="11E06069"/>
    <w:rsid w:val="1A293B66"/>
    <w:rsid w:val="3593D186"/>
    <w:rsid w:val="3CAA6DA2"/>
    <w:rsid w:val="6906536B"/>
    <w:rsid w:val="6E03BE4B"/>
    <w:rsid w:val="7ABFF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AA2BB"/>
  <w15:docId w15:val="{BCA64A81-BE12-46B3-B171-56DAA06FA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character" w:styleId="CommentReference">
    <w:name w:val="annotation reference"/>
    <w:basedOn w:val="DefaultParagraphFont"/>
    <w:uiPriority w:val="99"/>
    <w:semiHidden/>
    <w:unhideWhenUsed/>
    <w:rsid w:val="005F15A0"/>
    <w:rPr>
      <w:sz w:val="16"/>
      <w:szCs w:val="16"/>
    </w:rPr>
  </w:style>
  <w:style w:type="paragraph" w:styleId="CommentText">
    <w:name w:val="annotation text"/>
    <w:basedOn w:val="Normal"/>
    <w:link w:val="CommentTextChar"/>
    <w:uiPriority w:val="99"/>
    <w:unhideWhenUsed/>
    <w:rsid w:val="005F15A0"/>
    <w:pPr>
      <w:spacing w:line="240" w:lineRule="auto"/>
    </w:pPr>
    <w:rPr>
      <w:sz w:val="20"/>
      <w:szCs w:val="20"/>
    </w:rPr>
  </w:style>
  <w:style w:type="character" w:customStyle="1" w:styleId="CommentTextChar">
    <w:name w:val="Comment Text Char"/>
    <w:basedOn w:val="DefaultParagraphFont"/>
    <w:link w:val="CommentText"/>
    <w:uiPriority w:val="99"/>
    <w:rsid w:val="005F15A0"/>
    <w:rPr>
      <w:sz w:val="20"/>
      <w:szCs w:val="20"/>
    </w:rPr>
  </w:style>
  <w:style w:type="paragraph" w:styleId="CommentSubject">
    <w:name w:val="annotation subject"/>
    <w:basedOn w:val="CommentText"/>
    <w:next w:val="CommentText"/>
    <w:link w:val="CommentSubjectChar"/>
    <w:uiPriority w:val="99"/>
    <w:semiHidden/>
    <w:unhideWhenUsed/>
    <w:rsid w:val="005F15A0"/>
    <w:rPr>
      <w:b/>
      <w:bCs/>
    </w:rPr>
  </w:style>
  <w:style w:type="character" w:customStyle="1" w:styleId="CommentSubjectChar">
    <w:name w:val="Comment Subject Char"/>
    <w:basedOn w:val="CommentTextChar"/>
    <w:link w:val="CommentSubject"/>
    <w:uiPriority w:val="99"/>
    <w:semiHidden/>
    <w:rsid w:val="005F15A0"/>
    <w:rPr>
      <w:b/>
      <w:bCs/>
      <w:sz w:val="20"/>
      <w:szCs w:val="20"/>
    </w:rPr>
  </w:style>
  <w:style w:type="paragraph" w:styleId="Revision">
    <w:name w:val="Revision"/>
    <w:hidden/>
    <w:uiPriority w:val="99"/>
    <w:semiHidden/>
    <w:rsid w:val="00D17B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771</Words>
  <Characters>4395</Characters>
  <Application>Microsoft Office Word</Application>
  <DocSecurity>0</DocSecurity>
  <Lines>36</Lines>
  <Paragraphs>10</Paragraphs>
  <ScaleCrop>false</ScaleCrop>
  <Company>University of Florida Academic Health Center</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Khouja, Tumader</cp:lastModifiedBy>
  <cp:revision>75</cp:revision>
  <dcterms:created xsi:type="dcterms:W3CDTF">2026-04-03T16:15:00Z</dcterms:created>
  <dcterms:modified xsi:type="dcterms:W3CDTF">2026-07-06T15:02:00Z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baa758d7-951c-4ebe-99d0-315f96b2dd4d</vt:lpwstr>
  </property>
</Properties>
</file>
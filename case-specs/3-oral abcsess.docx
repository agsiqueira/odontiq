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CCD1" w14:textId="77777777" w:rsidR="005A0C31" w:rsidRPr="00161CDF" w:rsidRDefault="005A0C31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28B7CCD2" w14:textId="77777777" w:rsidR="005A0C31" w:rsidRPr="00161CDF" w:rsidRDefault="002B1E13">
      <w:pPr>
        <w:pStyle w:val="Heading2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Case Presentation: Intraoral (Odontogenic) Abscess</w:t>
      </w:r>
    </w:p>
    <w:p w14:paraId="28B7CCD3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Chief Complaint</w:t>
      </w:r>
    </w:p>
    <w:p w14:paraId="28B7CCD4" w14:textId="77777777" w:rsidR="005A0C31" w:rsidRPr="00161CDF" w:rsidRDefault="002B1E13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>“Severe tooth pain and swelling” for 3 days.</w:t>
      </w:r>
    </w:p>
    <w:p w14:paraId="1E45060A" w14:textId="77777777" w:rsidR="00DC7EDE" w:rsidRPr="00161CDF" w:rsidRDefault="00DC7EDE" w:rsidP="00DC7EDE">
      <w:pPr>
        <w:pStyle w:val="Heading2"/>
        <w:rPr>
          <w:rFonts w:ascii="Calibri" w:hAnsi="Calibri" w:cs="Calibri"/>
          <w:color w:val="auto"/>
          <w:sz w:val="24"/>
          <w:szCs w:val="24"/>
        </w:rPr>
      </w:pPr>
      <w:r w:rsidRPr="00161CDF">
        <w:rPr>
          <w:rFonts w:ascii="Calibri" w:hAnsi="Calibri" w:cs="Calibri"/>
          <w:color w:val="auto"/>
          <w:sz w:val="24"/>
          <w:szCs w:val="24"/>
        </w:rPr>
        <w:t>Differential Diagnosis</w:t>
      </w:r>
    </w:p>
    <w:p w14:paraId="59057F3B" w14:textId="77777777" w:rsidR="00DC7EDE" w:rsidRPr="00161CDF" w:rsidRDefault="00DC7EDE" w:rsidP="00DC7EDE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Necrotic pulp with acute apical periodontitis </w:t>
      </w:r>
    </w:p>
    <w:p w14:paraId="42EECCDB" w14:textId="77777777" w:rsidR="00DC7EDE" w:rsidRPr="00161CDF" w:rsidRDefault="00DC7EDE" w:rsidP="00DC7EDE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Irreversible pulpitis </w:t>
      </w:r>
    </w:p>
    <w:p w14:paraId="5E35BFE7" w14:textId="77777777" w:rsidR="00DC7EDE" w:rsidRPr="00161CDF" w:rsidRDefault="00DC7EDE" w:rsidP="00DC7EDE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Periapical abscess </w:t>
      </w:r>
    </w:p>
    <w:p w14:paraId="4F0FF2A9" w14:textId="77777777" w:rsidR="00DC7EDE" w:rsidRPr="00161CDF" w:rsidRDefault="00DC7EDE" w:rsidP="00DC7EDE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Temporomandibular joint pain</w:t>
      </w:r>
    </w:p>
    <w:p w14:paraId="68670DE8" w14:textId="577B2641" w:rsidR="00B95155" w:rsidRPr="00161CDF" w:rsidRDefault="00B95155" w:rsidP="00B95155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Actual diagnosis: periapical abscess </w:t>
      </w:r>
    </w:p>
    <w:p w14:paraId="440D22B8" w14:textId="77777777" w:rsidR="00CF509C" w:rsidRPr="00161CDF" w:rsidRDefault="00CF509C">
      <w:pPr>
        <w:rPr>
          <w:rFonts w:ascii="Calibri" w:hAnsi="Calibri" w:cs="Calibri"/>
        </w:rPr>
      </w:pPr>
    </w:p>
    <w:p w14:paraId="28B7CCD5" w14:textId="13B0858D" w:rsidR="005A0C31" w:rsidRPr="00161CDF" w:rsidRDefault="00715391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  <w:r w:rsidRPr="00161CDF">
        <w:rPr>
          <w:rFonts w:ascii="Calibri" w:hAnsi="Calibri" w:cs="Calibri"/>
          <w:b/>
          <w:bCs/>
        </w:rPr>
        <w:t>Opening statement:</w:t>
      </w:r>
      <w:r w:rsidR="00B51170" w:rsidRPr="00161CDF">
        <w:rPr>
          <w:rFonts w:ascii="Calibri" w:hAnsi="Calibri" w:cs="Calibri"/>
          <w:b/>
          <w:bCs/>
        </w:rPr>
        <w:t xml:space="preserve"> </w:t>
      </w:r>
      <w:r w:rsidR="00B51170" w:rsidRPr="00161CDF">
        <w:rPr>
          <w:rFonts w:ascii="Calibri" w:hAnsi="Calibri" w:cs="Calibri"/>
        </w:rPr>
        <w:t>“</w:t>
      </w:r>
      <w:r w:rsidR="00806B42" w:rsidRPr="00161CDF">
        <w:rPr>
          <w:rFonts w:ascii="Calibri" w:hAnsi="Calibri" w:cs="Calibri"/>
        </w:rPr>
        <w:t>My</w:t>
      </w:r>
      <w:r w:rsidR="00B51170" w:rsidRPr="00161CDF">
        <w:rPr>
          <w:rFonts w:ascii="Calibri" w:hAnsi="Calibri" w:cs="Calibri"/>
        </w:rPr>
        <w:t xml:space="preserve"> tooth hurts all the </w:t>
      </w:r>
      <w:r w:rsidR="00806B42" w:rsidRPr="00161CDF">
        <w:rPr>
          <w:rFonts w:ascii="Calibri" w:hAnsi="Calibri" w:cs="Calibri"/>
        </w:rPr>
        <w:t>time;</w:t>
      </w:r>
      <w:r w:rsidR="00B51170" w:rsidRPr="00161CDF">
        <w:rPr>
          <w:rFonts w:ascii="Calibri" w:hAnsi="Calibri" w:cs="Calibri"/>
        </w:rPr>
        <w:t xml:space="preserve"> I can’t chew on it”</w:t>
      </w:r>
    </w:p>
    <w:p w14:paraId="28B7CCD6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commentRangeStart w:id="0"/>
      <w:commentRangeStart w:id="1"/>
      <w:r w:rsidRPr="00161CDF">
        <w:rPr>
          <w:rFonts w:ascii="Calibri" w:hAnsi="Calibri" w:cs="Calibri"/>
          <w:sz w:val="24"/>
          <w:szCs w:val="24"/>
        </w:rPr>
        <w:t>History of Present Illness</w:t>
      </w:r>
      <w:commentRangeEnd w:id="0"/>
      <w:r w:rsidR="007D218C" w:rsidRPr="00161CDF">
        <w:rPr>
          <w:rStyle w:val="CommentReference"/>
          <w:rFonts w:ascii="Calibri" w:hAnsi="Calibri" w:cs="Calibri"/>
          <w:sz w:val="24"/>
          <w:szCs w:val="24"/>
        </w:rPr>
        <w:commentReference w:id="0"/>
      </w:r>
      <w:commentRangeEnd w:id="1"/>
      <w:r w:rsidRPr="00161CDF">
        <w:rPr>
          <w:rStyle w:val="CommentReference"/>
          <w:rFonts w:ascii="Calibri" w:hAnsi="Calibri" w:cs="Calibri"/>
          <w:sz w:val="24"/>
          <w:szCs w:val="24"/>
        </w:rPr>
        <w:commentReference w:id="1"/>
      </w:r>
    </w:p>
    <w:p w14:paraId="0B6A45BB" w14:textId="0A6A5278" w:rsidR="004359EC" w:rsidRPr="00161CDF" w:rsidRDefault="00180BF4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are a </w:t>
      </w:r>
      <w:r w:rsidR="00EF7473" w:rsidRPr="00161CDF">
        <w:rPr>
          <w:rFonts w:ascii="Calibri" w:hAnsi="Calibri" w:cs="Calibri"/>
        </w:rPr>
        <w:t>25</w:t>
      </w:r>
      <w:r w:rsidRPr="00161CDF">
        <w:rPr>
          <w:rFonts w:ascii="Calibri" w:hAnsi="Calibri" w:cs="Calibri"/>
        </w:rPr>
        <w:t xml:space="preserve">-year-old patient who presents to the emergency department with </w:t>
      </w:r>
      <w:r w:rsidRPr="00161CDF">
        <w:rPr>
          <w:rFonts w:ascii="Calibri" w:hAnsi="Calibri" w:cs="Calibri"/>
          <w:b/>
          <w:bCs/>
        </w:rPr>
        <w:t>progressively worsening right lower jaw pain</w:t>
      </w:r>
      <w:r w:rsidRPr="00161CDF">
        <w:rPr>
          <w:rFonts w:ascii="Calibri" w:hAnsi="Calibri" w:cs="Calibri"/>
        </w:rPr>
        <w:t xml:space="preserve"> for 3 days. </w:t>
      </w:r>
    </w:p>
    <w:p w14:paraId="43A0C9D6" w14:textId="77777777" w:rsidR="00C21837" w:rsidRPr="00161CDF" w:rsidRDefault="002B1E13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pain is described as </w:t>
      </w:r>
      <w:r w:rsidRPr="00161CDF">
        <w:rPr>
          <w:rFonts w:ascii="Calibri" w:hAnsi="Calibri" w:cs="Calibri"/>
          <w:b/>
          <w:bCs/>
        </w:rPr>
        <w:t>constant, throbbing, and severe (8/10)</w:t>
      </w:r>
      <w:r w:rsidRPr="00161CDF">
        <w:rPr>
          <w:rFonts w:ascii="Calibri" w:hAnsi="Calibri" w:cs="Calibri"/>
        </w:rPr>
        <w:t xml:space="preserve">, radiating to the right ear. </w:t>
      </w:r>
    </w:p>
    <w:p w14:paraId="28B7CCD7" w14:textId="0429478D" w:rsidR="005A0C31" w:rsidRPr="00161CDF" w:rsidRDefault="00C21837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Your face is a bit </w:t>
      </w:r>
      <w:r w:rsidRPr="00161CDF">
        <w:rPr>
          <w:rFonts w:ascii="Calibri" w:hAnsi="Calibri" w:cs="Calibri"/>
          <w:b/>
          <w:bCs/>
        </w:rPr>
        <w:t>puffy</w:t>
      </w:r>
      <w:r w:rsidR="00E45F35" w:rsidRPr="00161CDF">
        <w:rPr>
          <w:rFonts w:ascii="Calibri" w:hAnsi="Calibri" w:cs="Calibri"/>
          <w:b/>
          <w:bCs/>
        </w:rPr>
        <w:t>, you can’t chew on the tooth,</w:t>
      </w:r>
      <w:r w:rsidRPr="00161CDF">
        <w:rPr>
          <w:rFonts w:ascii="Calibri" w:hAnsi="Calibri" w:cs="Calibri"/>
        </w:rPr>
        <w:t xml:space="preserve"> and</w:t>
      </w:r>
      <w:r w:rsidR="00BB7AAC" w:rsidRPr="00161CDF">
        <w:rPr>
          <w:rFonts w:ascii="Calibri" w:hAnsi="Calibri" w:cs="Calibri"/>
        </w:rPr>
        <w:t xml:space="preserve"> the pain gets worse when you bite</w:t>
      </w:r>
      <w:r w:rsidRPr="00161CDF">
        <w:rPr>
          <w:rFonts w:ascii="Calibri" w:hAnsi="Calibri" w:cs="Calibri"/>
        </w:rPr>
        <w:t xml:space="preserve">. </w:t>
      </w:r>
    </w:p>
    <w:p w14:paraId="4B632A4F" w14:textId="3507CD51" w:rsidR="0010077E" w:rsidRPr="00161CDF" w:rsidRDefault="008931A6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do not have difficulty breathing, voice changes, </w:t>
      </w:r>
      <w:r w:rsidR="00E45F35" w:rsidRPr="00161CDF">
        <w:rPr>
          <w:rFonts w:ascii="Calibri" w:hAnsi="Calibri" w:cs="Calibri"/>
        </w:rPr>
        <w:t xml:space="preserve">difficulty opening your mouth, </w:t>
      </w:r>
      <w:r w:rsidRPr="00161CDF">
        <w:rPr>
          <w:rFonts w:ascii="Calibri" w:hAnsi="Calibri" w:cs="Calibri"/>
        </w:rPr>
        <w:t xml:space="preserve">chest pain, or neck stiffness. </w:t>
      </w:r>
      <w:r w:rsidR="0010077E" w:rsidRPr="00161CDF">
        <w:rPr>
          <w:rFonts w:ascii="Calibri" w:hAnsi="Calibri" w:cs="Calibri"/>
        </w:rPr>
        <w:t xml:space="preserve">You don’t have fevers. </w:t>
      </w:r>
    </w:p>
    <w:p w14:paraId="28B7CCD8" w14:textId="5EC092A2" w:rsidR="005A0C31" w:rsidRPr="00161CDF" w:rsidRDefault="00ED5688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 hav</w:t>
      </w:r>
      <w:r w:rsidR="00E07C3D" w:rsidRPr="00161CDF">
        <w:rPr>
          <w:rFonts w:ascii="Calibri" w:hAnsi="Calibri" w:cs="Calibri"/>
        </w:rPr>
        <w:t>e had a lot of dental work done in the past</w:t>
      </w:r>
      <w:r w:rsidR="000A1517" w:rsidRPr="00161CDF">
        <w:rPr>
          <w:rFonts w:ascii="Calibri" w:hAnsi="Calibri" w:cs="Calibri"/>
        </w:rPr>
        <w:t xml:space="preserve">. You don’t </w:t>
      </w:r>
      <w:r w:rsidR="002041EC" w:rsidRPr="00161CDF">
        <w:rPr>
          <w:rFonts w:ascii="Calibri" w:hAnsi="Calibri" w:cs="Calibri"/>
        </w:rPr>
        <w:t xml:space="preserve">remember </w:t>
      </w:r>
      <w:r w:rsidR="00E45F35" w:rsidRPr="00161CDF">
        <w:rPr>
          <w:rFonts w:ascii="Calibri" w:hAnsi="Calibri" w:cs="Calibri"/>
        </w:rPr>
        <w:t>exactly which teeth</w:t>
      </w:r>
      <w:r w:rsidR="002041EC" w:rsidRPr="00161CDF">
        <w:rPr>
          <w:rFonts w:ascii="Calibri" w:hAnsi="Calibri" w:cs="Calibri"/>
        </w:rPr>
        <w:t>.</w:t>
      </w:r>
      <w:r w:rsidR="000A1517" w:rsidRPr="00161CDF">
        <w:rPr>
          <w:rFonts w:ascii="Calibri" w:hAnsi="Calibri" w:cs="Calibri"/>
        </w:rPr>
        <w:t xml:space="preserve"> You called your dentist a couple of days ago</w:t>
      </w:r>
      <w:r w:rsidR="00E45F35" w:rsidRPr="00161CDF">
        <w:rPr>
          <w:rFonts w:ascii="Calibri" w:hAnsi="Calibri" w:cs="Calibri"/>
        </w:rPr>
        <w:t>, and you have an appointment next week,</w:t>
      </w:r>
      <w:r w:rsidR="000A1517" w:rsidRPr="00161CDF">
        <w:rPr>
          <w:rFonts w:ascii="Calibri" w:hAnsi="Calibri" w:cs="Calibri"/>
        </w:rPr>
        <w:t xml:space="preserve"> but you </w:t>
      </w:r>
      <w:r w:rsidR="002041EC" w:rsidRPr="00161CDF">
        <w:rPr>
          <w:rFonts w:ascii="Calibri" w:hAnsi="Calibri" w:cs="Calibri"/>
        </w:rPr>
        <w:t>can’t</w:t>
      </w:r>
      <w:r w:rsidR="000A1517" w:rsidRPr="00161CDF">
        <w:rPr>
          <w:rFonts w:ascii="Calibri" w:hAnsi="Calibri" w:cs="Calibri"/>
        </w:rPr>
        <w:t xml:space="preserve"> stand the pain.  </w:t>
      </w:r>
    </w:p>
    <w:p w14:paraId="28B7CCD9" w14:textId="77777777" w:rsidR="005A0C31" w:rsidRPr="00161CDF" w:rsidRDefault="005A0C31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28B7CCDA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Past Medical History</w:t>
      </w:r>
    </w:p>
    <w:p w14:paraId="28B7CCDB" w14:textId="4247F4A2" w:rsidR="005A0C31" w:rsidRPr="00161CDF" w:rsidRDefault="00D644D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 have stomach ulcers</w:t>
      </w:r>
      <w:r w:rsidR="00F55866" w:rsidRPr="00161CDF">
        <w:rPr>
          <w:rFonts w:ascii="Calibri" w:hAnsi="Calibri" w:cs="Calibri"/>
        </w:rPr>
        <w:t>;</w:t>
      </w:r>
      <w:r w:rsidRPr="00161CDF">
        <w:rPr>
          <w:rFonts w:ascii="Calibri" w:hAnsi="Calibri" w:cs="Calibri"/>
        </w:rPr>
        <w:t xml:space="preserve"> you are healthy </w:t>
      </w:r>
      <w:r w:rsidR="00E45F35" w:rsidRPr="00161CDF">
        <w:rPr>
          <w:rFonts w:ascii="Calibri" w:hAnsi="Calibri" w:cs="Calibri"/>
        </w:rPr>
        <w:t>otherwise</w:t>
      </w:r>
    </w:p>
    <w:p w14:paraId="28B7CCDC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Surgical History</w:t>
      </w:r>
    </w:p>
    <w:p w14:paraId="28B7CCDD" w14:textId="77777777" w:rsidR="005A0C31" w:rsidRPr="00161CDF" w:rsidRDefault="002B1E1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None</w:t>
      </w:r>
    </w:p>
    <w:p w14:paraId="28B7CCDE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Medications</w:t>
      </w:r>
    </w:p>
    <w:p w14:paraId="28B7CCDF" w14:textId="7B7997DF" w:rsidR="005A0C31" w:rsidRPr="00161CDF" w:rsidRDefault="00E10E6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</w:t>
      </w:r>
      <w:r w:rsidR="00723AC2" w:rsidRPr="00161CDF">
        <w:rPr>
          <w:rFonts w:ascii="Calibri" w:hAnsi="Calibri" w:cs="Calibri"/>
        </w:rPr>
        <w:t>take Pepcid as needed</w:t>
      </w:r>
      <w:r w:rsidRPr="00161CDF">
        <w:rPr>
          <w:rFonts w:ascii="Calibri" w:hAnsi="Calibri" w:cs="Calibri"/>
        </w:rPr>
        <w:t xml:space="preserve"> </w:t>
      </w:r>
    </w:p>
    <w:p w14:paraId="2ADAC087" w14:textId="5A9D5178" w:rsidR="00407C7C" w:rsidRPr="00161CDF" w:rsidRDefault="00407C7C" w:rsidP="00407C7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 do not have a history of using opioids or any issues with opioid use or abuse</w:t>
      </w:r>
    </w:p>
    <w:p w14:paraId="28B7CCE0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lastRenderedPageBreak/>
        <w:t>Allergies</w:t>
      </w:r>
    </w:p>
    <w:p w14:paraId="28B7CCE1" w14:textId="538B10D9" w:rsidR="005A0C31" w:rsidRPr="00161CDF" w:rsidRDefault="00E10E6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don’t have any allergies, </w:t>
      </w:r>
      <w:r w:rsidR="00723AC2" w:rsidRPr="00161CDF">
        <w:rPr>
          <w:rFonts w:ascii="Calibri" w:hAnsi="Calibri" w:cs="Calibri"/>
        </w:rPr>
        <w:t xml:space="preserve">but </w:t>
      </w:r>
      <w:r w:rsidR="00DE15AF" w:rsidRPr="00161CDF">
        <w:rPr>
          <w:rFonts w:ascii="Calibri" w:hAnsi="Calibri" w:cs="Calibri"/>
        </w:rPr>
        <w:t>Advil</w:t>
      </w:r>
      <w:r w:rsidR="00723AC2" w:rsidRPr="00161CDF">
        <w:rPr>
          <w:rFonts w:ascii="Calibri" w:hAnsi="Calibri" w:cs="Calibri"/>
        </w:rPr>
        <w:t>/</w:t>
      </w:r>
      <w:r w:rsidR="00DE15AF" w:rsidRPr="00161CDF">
        <w:rPr>
          <w:rFonts w:ascii="Calibri" w:hAnsi="Calibri" w:cs="Calibri"/>
        </w:rPr>
        <w:t>Motrin (ibuprofen)</w:t>
      </w:r>
      <w:r w:rsidR="00723AC2" w:rsidRPr="00161CDF">
        <w:rPr>
          <w:rFonts w:ascii="Calibri" w:hAnsi="Calibri" w:cs="Calibri"/>
        </w:rPr>
        <w:t xml:space="preserve"> </w:t>
      </w:r>
      <w:r w:rsidR="002041EC" w:rsidRPr="00161CDF">
        <w:rPr>
          <w:rFonts w:ascii="Calibri" w:hAnsi="Calibri" w:cs="Calibri"/>
        </w:rPr>
        <w:t>upsets</w:t>
      </w:r>
      <w:r w:rsidR="00DE15AF" w:rsidRPr="00161CDF">
        <w:rPr>
          <w:rFonts w:ascii="Calibri" w:hAnsi="Calibri" w:cs="Calibri"/>
        </w:rPr>
        <w:t xml:space="preserve"> your stomach </w:t>
      </w:r>
    </w:p>
    <w:p w14:paraId="28B7CCE2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Social History</w:t>
      </w:r>
    </w:p>
    <w:p w14:paraId="28B7CCE3" w14:textId="6CA1D76E" w:rsidR="005A0C31" w:rsidRPr="00161CDF" w:rsidRDefault="002041E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 don’t smoke</w:t>
      </w:r>
    </w:p>
    <w:p w14:paraId="28B7CCE4" w14:textId="77777777" w:rsidR="005A0C31" w:rsidRPr="00161CDF" w:rsidRDefault="002B1E1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Occasional alcohol use</w:t>
      </w:r>
    </w:p>
    <w:p w14:paraId="28B7CCE5" w14:textId="77777777" w:rsidR="005A0C31" w:rsidRPr="00161CDF" w:rsidRDefault="002B1E1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No illicit drug use</w:t>
      </w:r>
    </w:p>
    <w:p w14:paraId="512B5838" w14:textId="77777777" w:rsidR="00B21B19" w:rsidRPr="00161CDF" w:rsidRDefault="00B21B19" w:rsidP="00B21B19">
      <w:pPr>
        <w:pStyle w:val="ListParagraph"/>
        <w:numPr>
          <w:ilvl w:val="0"/>
          <w:numId w:val="6"/>
        </w:numPr>
        <w:pBdr>
          <w:top w:val="single" w:sz="12" w:space="0" w:color="auto"/>
        </w:pBdr>
        <w:spacing w:after="0"/>
        <w:rPr>
          <w:rFonts w:ascii="Calibri" w:hAnsi="Calibri" w:cs="Calibri"/>
          <w:b/>
          <w:bCs/>
        </w:rPr>
      </w:pPr>
      <w:r w:rsidRPr="00161CDF">
        <w:rPr>
          <w:rFonts w:ascii="Calibri" w:hAnsi="Calibri" w:cs="Calibri"/>
          <w:b/>
          <w:bCs/>
        </w:rPr>
        <w:t xml:space="preserve">Presentation/emotional tone: </w:t>
      </w:r>
    </w:p>
    <w:p w14:paraId="06E44D0B" w14:textId="247B7FA6" w:rsidR="00B21B19" w:rsidRPr="00161CDF" w:rsidRDefault="00B21B19" w:rsidP="00B21B19">
      <w:pPr>
        <w:pBdr>
          <w:top w:val="single" w:sz="12" w:space="0" w:color="auto"/>
        </w:pBdr>
        <w:spacing w:after="0"/>
        <w:ind w:left="360"/>
        <w:rPr>
          <w:rFonts w:ascii="Calibri" w:hAnsi="Calibri" w:cs="Calibri"/>
        </w:rPr>
      </w:pPr>
      <w:r w:rsidRPr="00161CDF">
        <w:rPr>
          <w:rFonts w:ascii="Calibri" w:hAnsi="Calibri" w:cs="Calibri"/>
        </w:rPr>
        <w:t>You will be sitting in a chair, in your normal clothes. You are tired, uncomfortable you feel that your fa</w:t>
      </w:r>
      <w:r w:rsidR="0026797A" w:rsidRPr="00161CDF">
        <w:rPr>
          <w:rFonts w:ascii="Calibri" w:hAnsi="Calibri" w:cs="Calibri"/>
        </w:rPr>
        <w:t>ce is puffy</w:t>
      </w:r>
      <w:r w:rsidRPr="00161CDF">
        <w:rPr>
          <w:rFonts w:ascii="Calibri" w:hAnsi="Calibri" w:cs="Calibri"/>
        </w:rPr>
        <w:t xml:space="preserve">. You can open your mouth normally. Your voice is normal. </w:t>
      </w:r>
    </w:p>
    <w:p w14:paraId="28B7CCF1" w14:textId="77777777" w:rsidR="005A0C31" w:rsidRPr="00161CDF" w:rsidRDefault="005A0C31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28B7CCF2" w14:textId="77777777" w:rsidR="005A0C31" w:rsidRPr="00161CDF" w:rsidRDefault="002B1E13">
      <w:pPr>
        <w:pStyle w:val="Heading3"/>
        <w:rPr>
          <w:rFonts w:ascii="Calibri" w:hAnsi="Calibri" w:cs="Calibri"/>
          <w:sz w:val="24"/>
          <w:szCs w:val="24"/>
        </w:rPr>
      </w:pPr>
      <w:r w:rsidRPr="00161CDF">
        <w:rPr>
          <w:rFonts w:ascii="Calibri" w:hAnsi="Calibri" w:cs="Calibri"/>
          <w:sz w:val="24"/>
          <w:szCs w:val="24"/>
        </w:rPr>
        <w:t>Physical Examination</w:t>
      </w:r>
    </w:p>
    <w:p w14:paraId="03E79F27" w14:textId="2760E3F4" w:rsidR="00705345" w:rsidRPr="00161CDF" w:rsidRDefault="00920C3D" w:rsidP="00705345">
      <w:pPr>
        <w:rPr>
          <w:rFonts w:ascii="Calibri" w:hAnsi="Calibri" w:cs="Calibri"/>
        </w:rPr>
      </w:pPr>
      <w:r w:rsidRPr="00161CD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396167" wp14:editId="3C663E60">
                <wp:simplePos x="0" y="0"/>
                <wp:positionH relativeFrom="column">
                  <wp:posOffset>238125</wp:posOffset>
                </wp:positionH>
                <wp:positionV relativeFrom="paragraph">
                  <wp:posOffset>1191260</wp:posOffset>
                </wp:positionV>
                <wp:extent cx="876300" cy="200025"/>
                <wp:effectExtent l="0" t="0" r="19050" b="28575"/>
                <wp:wrapNone/>
                <wp:docPr id="243301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3" style="position:absolute;margin-left:18.75pt;margin-top:93.8pt;width:69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w14:anchorId="40F17A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"/>
            </w:pict>
          </mc:Fallback>
        </mc:AlternateContent>
      </w:r>
      <w:r w:rsidR="00805DFD" w:rsidRPr="00161CDF">
        <w:rPr>
          <w:rFonts w:ascii="Calibri" w:hAnsi="Calibri" w:cs="Calibri"/>
          <w:noProof/>
        </w:rPr>
        <w:drawing>
          <wp:inline distT="0" distB="0" distL="0" distR="0" wp14:anchorId="427DDA71" wp14:editId="2D802039">
            <wp:extent cx="2476500" cy="1847850"/>
            <wp:effectExtent l="0" t="0" r="0" b="0"/>
            <wp:docPr id="949838036" name="Picture 4" descr="Dental abscess - Medical libra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ntal abscess - Medical library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C4C3" w14:textId="77777777" w:rsidR="00700D9F" w:rsidRPr="00161CDF" w:rsidRDefault="00700D9F" w:rsidP="00700D9F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61CDF">
        <w:rPr>
          <w:rFonts w:ascii="Calibri" w:hAnsi="Calibri" w:cs="Calibri"/>
          <w:color w:val="auto"/>
          <w:sz w:val="24"/>
          <w:szCs w:val="24"/>
        </w:rPr>
        <w:t>Oral Cavity</w:t>
      </w:r>
    </w:p>
    <w:p w14:paraId="5BED7B95" w14:textId="77777777" w:rsidR="006445A9" w:rsidRPr="00161CDF" w:rsidRDefault="00700D9F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have a crown or tooth cap on </w:t>
      </w:r>
      <w:r w:rsidR="006445A9" w:rsidRPr="00161CDF">
        <w:rPr>
          <w:rFonts w:ascii="Calibri" w:hAnsi="Calibri" w:cs="Calibri"/>
        </w:rPr>
        <w:t>the lower right back tooth,</w:t>
      </w:r>
      <w:r w:rsidRPr="00161CDF">
        <w:rPr>
          <w:rFonts w:ascii="Calibri" w:hAnsi="Calibri" w:cs="Calibri"/>
        </w:rPr>
        <w:t xml:space="preserve"> </w:t>
      </w:r>
    </w:p>
    <w:p w14:paraId="7EB04BC5" w14:textId="7744D83E" w:rsidR="00700D9F" w:rsidRPr="00161CDF" w:rsidRDefault="0079225D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If the provider asks you if you had a root canal or the nerve removed </w:t>
      </w:r>
      <w:r w:rsidR="008052C7" w:rsidRPr="00161CDF">
        <w:rPr>
          <w:rFonts w:ascii="Calibri" w:hAnsi="Calibri" w:cs="Calibri"/>
        </w:rPr>
        <w:t>from that tooth</w:t>
      </w:r>
      <w:r w:rsidR="006445A9" w:rsidRPr="00161CDF">
        <w:rPr>
          <w:rFonts w:ascii="Calibri" w:hAnsi="Calibri" w:cs="Calibri"/>
        </w:rPr>
        <w:t>,</w:t>
      </w:r>
      <w:r w:rsidR="008052C7" w:rsidRPr="00161CDF">
        <w:rPr>
          <w:rFonts w:ascii="Calibri" w:hAnsi="Calibri" w:cs="Calibri"/>
        </w:rPr>
        <w:t xml:space="preserve"> you can say “ I am not sure</w:t>
      </w:r>
      <w:r w:rsidR="006445A9" w:rsidRPr="00161CDF">
        <w:rPr>
          <w:rFonts w:ascii="Calibri" w:hAnsi="Calibri" w:cs="Calibri"/>
        </w:rPr>
        <w:t>.</w:t>
      </w:r>
      <w:r w:rsidR="008052C7" w:rsidRPr="00161CDF">
        <w:rPr>
          <w:rFonts w:ascii="Calibri" w:hAnsi="Calibri" w:cs="Calibri"/>
        </w:rPr>
        <w:t>”</w:t>
      </w:r>
    </w:p>
    <w:p w14:paraId="4C57CA17" w14:textId="2AF8E0FE" w:rsidR="00700D9F" w:rsidRPr="00161CDF" w:rsidRDefault="009C14D1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When</w:t>
      </w:r>
      <w:r w:rsidR="00700D9F" w:rsidRPr="00161CDF">
        <w:rPr>
          <w:rFonts w:ascii="Calibri" w:hAnsi="Calibri" w:cs="Calibri"/>
        </w:rPr>
        <w:t xml:space="preserve"> you drink something cold</w:t>
      </w:r>
      <w:r w:rsidR="003636BD" w:rsidRPr="00161CDF">
        <w:rPr>
          <w:rFonts w:ascii="Calibri" w:hAnsi="Calibri" w:cs="Calibri"/>
        </w:rPr>
        <w:t>,</w:t>
      </w:r>
      <w:r w:rsidR="00700D9F" w:rsidRPr="00161CDF">
        <w:rPr>
          <w:rFonts w:ascii="Calibri" w:hAnsi="Calibri" w:cs="Calibri"/>
        </w:rPr>
        <w:t xml:space="preserve"> it is not painful. </w:t>
      </w:r>
    </w:p>
    <w:p w14:paraId="5EF0A234" w14:textId="28DC2E77" w:rsidR="00700D9F" w:rsidRPr="00161CDF" w:rsidRDefault="009C14D1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</w:t>
      </w:r>
      <w:r w:rsidR="00700D9F" w:rsidRPr="00161CDF">
        <w:rPr>
          <w:rFonts w:ascii="Calibri" w:hAnsi="Calibri" w:cs="Calibri"/>
        </w:rPr>
        <w:t xml:space="preserve"> have sharp pain or tenderness when biting or chewing. If the provider taps </w:t>
      </w:r>
      <w:r w:rsidRPr="00161CDF">
        <w:rPr>
          <w:rFonts w:ascii="Calibri" w:hAnsi="Calibri" w:cs="Calibri"/>
        </w:rPr>
        <w:t>this</w:t>
      </w:r>
      <w:r w:rsidR="00700D9F" w:rsidRPr="00161CDF">
        <w:rPr>
          <w:rFonts w:ascii="Calibri" w:hAnsi="Calibri" w:cs="Calibri"/>
        </w:rPr>
        <w:t xml:space="preserve"> tooth</w:t>
      </w:r>
      <w:r w:rsidR="003636BD" w:rsidRPr="00161CDF">
        <w:rPr>
          <w:rFonts w:ascii="Calibri" w:hAnsi="Calibri" w:cs="Calibri"/>
        </w:rPr>
        <w:t>,</w:t>
      </w:r>
      <w:r w:rsidR="00700D9F" w:rsidRPr="00161CDF">
        <w:rPr>
          <w:rFonts w:ascii="Calibri" w:hAnsi="Calibri" w:cs="Calibri"/>
        </w:rPr>
        <w:t xml:space="preserve"> it really hurts, it is tender “</w:t>
      </w:r>
      <w:r w:rsidR="00700D9F" w:rsidRPr="00161CDF">
        <w:rPr>
          <w:rFonts w:ascii="Calibri" w:hAnsi="Calibri" w:cs="Calibri"/>
          <w:b/>
          <w:bCs/>
        </w:rPr>
        <w:t>Marked tenderness to percussion</w:t>
      </w:r>
      <w:r w:rsidR="00700D9F" w:rsidRPr="00161CDF">
        <w:rPr>
          <w:rFonts w:ascii="Calibri" w:hAnsi="Calibri" w:cs="Calibri"/>
        </w:rPr>
        <w:t>”</w:t>
      </w:r>
    </w:p>
    <w:p w14:paraId="508B9A87" w14:textId="102600E9" w:rsidR="00700D9F" w:rsidRPr="00161CDF" w:rsidRDefault="00700D9F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you have gingival “gum” swelling, fluctuance, or purulence. There is an abscess in your mouth</w:t>
      </w:r>
    </w:p>
    <w:p w14:paraId="76A684FC" w14:textId="736F4752" w:rsidR="003636BD" w:rsidRPr="00161CDF" w:rsidRDefault="003636BD" w:rsidP="00700D9F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If the provider presses or palpates your gum</w:t>
      </w:r>
      <w:r w:rsidR="00074CC9" w:rsidRPr="00161CDF">
        <w:rPr>
          <w:rFonts w:ascii="Calibri" w:hAnsi="Calibri" w:cs="Calibri"/>
        </w:rPr>
        <w:t>,</w:t>
      </w:r>
      <w:r w:rsidRPr="00161CDF">
        <w:rPr>
          <w:rFonts w:ascii="Calibri" w:hAnsi="Calibri" w:cs="Calibri"/>
        </w:rPr>
        <w:t xml:space="preserve"> it hurts</w:t>
      </w:r>
    </w:p>
    <w:p w14:paraId="19182518" w14:textId="77777777" w:rsidR="00700D9F" w:rsidRPr="00161CDF" w:rsidRDefault="00700D9F" w:rsidP="00705345">
      <w:pPr>
        <w:rPr>
          <w:rFonts w:ascii="Calibri" w:hAnsi="Calibri" w:cs="Calibri"/>
        </w:rPr>
      </w:pPr>
    </w:p>
    <w:p w14:paraId="28B7CD08" w14:textId="77777777" w:rsidR="005A0C31" w:rsidRPr="00161CDF" w:rsidRDefault="005A0C31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616CEC81" w14:textId="77777777" w:rsidR="00AD0A6A" w:rsidRPr="00161CDF" w:rsidRDefault="00AD0A6A" w:rsidP="00AD0A6A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161CDF">
        <w:rPr>
          <w:rFonts w:ascii="Calibri" w:hAnsi="Calibri" w:cs="Calibri"/>
          <w:b/>
          <w:bCs/>
          <w:color w:val="auto"/>
          <w:sz w:val="24"/>
          <w:szCs w:val="24"/>
        </w:rPr>
        <w:t>Emergency Department Management</w:t>
      </w:r>
    </w:p>
    <w:p w14:paraId="2AB9FC9D" w14:textId="77777777" w:rsidR="00AD0A6A" w:rsidRPr="00161CDF" w:rsidRDefault="00AD0A6A" w:rsidP="00AD0A6A">
      <w:pPr>
        <w:rPr>
          <w:rFonts w:ascii="Calibri" w:hAnsi="Calibri" w:cs="Calibri"/>
        </w:rPr>
      </w:pPr>
    </w:p>
    <w:p w14:paraId="1891B6DE" w14:textId="40230AD2" w:rsidR="00CE6D9C" w:rsidRPr="00161CDF" w:rsidRDefault="00AD0A6A" w:rsidP="00AD0A6A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provider should offer you a dental block, also called “nerve block” or dental anesthesia, that numbs the teeth and surrounding tissues for a few hours. </w:t>
      </w:r>
    </w:p>
    <w:p w14:paraId="3C1CCE27" w14:textId="1B62E00D" w:rsidR="00AD0A6A" w:rsidRPr="00161CDF" w:rsidRDefault="00AD0A6A" w:rsidP="00AD0A6A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lastRenderedPageBreak/>
        <w:t>The provider should also offer to drain the abscess</w:t>
      </w:r>
      <w:r w:rsidR="001F1C54" w:rsidRPr="00161CDF">
        <w:rPr>
          <w:rFonts w:ascii="Calibri" w:hAnsi="Calibri" w:cs="Calibri"/>
        </w:rPr>
        <w:t>, after numbing the tooth</w:t>
      </w:r>
      <w:r w:rsidR="00074CC9" w:rsidRPr="00161CDF">
        <w:rPr>
          <w:rFonts w:ascii="Calibri" w:hAnsi="Calibri" w:cs="Calibri"/>
        </w:rPr>
        <w:t>,</w:t>
      </w:r>
      <w:r w:rsidR="001F1C54" w:rsidRPr="00161CDF">
        <w:rPr>
          <w:rFonts w:ascii="Calibri" w:hAnsi="Calibri" w:cs="Calibri"/>
        </w:rPr>
        <w:t xml:space="preserve"> </w:t>
      </w:r>
      <w:r w:rsidR="00E43F97" w:rsidRPr="00161CDF">
        <w:rPr>
          <w:rFonts w:ascii="Calibri" w:hAnsi="Calibri" w:cs="Calibri"/>
        </w:rPr>
        <w:t>they</w:t>
      </w:r>
      <w:r w:rsidR="001F1C54" w:rsidRPr="00161CDF">
        <w:rPr>
          <w:rFonts w:ascii="Calibri" w:hAnsi="Calibri" w:cs="Calibri"/>
        </w:rPr>
        <w:t xml:space="preserve"> will make a little cut into the abscess and let it drain to decrease the pressure and relieve the pain</w:t>
      </w:r>
    </w:p>
    <w:p w14:paraId="161D8C84" w14:textId="77777777" w:rsidR="00533258" w:rsidRPr="00161CDF" w:rsidRDefault="002A07DB" w:rsidP="002A07DB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You agree to the procedure and </w:t>
      </w:r>
      <w:r w:rsidR="00533258" w:rsidRPr="00161CDF">
        <w:rPr>
          <w:rFonts w:ascii="Calibri" w:hAnsi="Calibri" w:cs="Calibri"/>
        </w:rPr>
        <w:t xml:space="preserve">ask the provider, “Since I am going to do this, do I not need to see my dentist soon?” </w:t>
      </w:r>
    </w:p>
    <w:p w14:paraId="7EC27AB4" w14:textId="33A32DB7" w:rsidR="007337FC" w:rsidRPr="00161CDF" w:rsidRDefault="00533258" w:rsidP="002A07DB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>If the provider says no, ask them, “Why</w:t>
      </w:r>
      <w:r w:rsidR="00497212" w:rsidRPr="00161CDF">
        <w:rPr>
          <w:rFonts w:ascii="Calibri" w:hAnsi="Calibri" w:cs="Calibri"/>
        </w:rPr>
        <w:t>?”</w:t>
      </w:r>
    </w:p>
    <w:p w14:paraId="381D9412" w14:textId="15E7F584" w:rsidR="00AD0A6A" w:rsidRPr="00161CDF" w:rsidRDefault="00AD0A6A" w:rsidP="00AD0A6A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61CDF">
        <w:rPr>
          <w:rFonts w:ascii="Calibri" w:hAnsi="Calibri" w:cs="Calibri"/>
          <w:color w:val="auto"/>
          <w:sz w:val="24"/>
          <w:szCs w:val="24"/>
        </w:rPr>
        <w:t>Pain Control</w:t>
      </w:r>
    </w:p>
    <w:p w14:paraId="61C65193" w14:textId="6ADA5BB3" w:rsidR="00AD0A6A" w:rsidRPr="00161CDF" w:rsidRDefault="00533258" w:rsidP="00AD0A6A">
      <w:pPr>
        <w:pStyle w:val="ListParagraph"/>
        <w:numPr>
          <w:ilvl w:val="0"/>
          <w:numId w:val="26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Since</w:t>
      </w:r>
      <w:r w:rsidR="00F16EB8" w:rsidRPr="00161CDF">
        <w:rPr>
          <w:rFonts w:ascii="Calibri" w:hAnsi="Calibri" w:cs="Calibri"/>
        </w:rPr>
        <w:t xml:space="preserve"> Advil/Motrin upset your stomach, the provider should not </w:t>
      </w:r>
      <w:r w:rsidR="00103CE4" w:rsidRPr="00161CDF">
        <w:rPr>
          <w:rFonts w:ascii="Calibri" w:hAnsi="Calibri" w:cs="Calibri"/>
        </w:rPr>
        <w:t>tell you to take it, they can tell you to take</w:t>
      </w:r>
      <w:r w:rsidR="00AD0A6A" w:rsidRPr="00161CDF">
        <w:rPr>
          <w:rFonts w:ascii="Calibri" w:hAnsi="Calibri" w:cs="Calibri"/>
        </w:rPr>
        <w:t xml:space="preserve"> acetaminophen (Tylenol) up to 1000 mg (2 extra strength every 4 hours)</w:t>
      </w:r>
    </w:p>
    <w:p w14:paraId="103468D8" w14:textId="77777777" w:rsidR="00AD0A6A" w:rsidRPr="00161CDF" w:rsidRDefault="00AD0A6A" w:rsidP="00AD0A6A">
      <w:pPr>
        <w:pStyle w:val="ListParagraph"/>
        <w:numPr>
          <w:ilvl w:val="0"/>
          <w:numId w:val="26"/>
        </w:numPr>
        <w:rPr>
          <w:rFonts w:ascii="Calibri" w:hAnsi="Calibri" w:cs="Calibri"/>
          <w:highlight w:val="yellow"/>
        </w:rPr>
      </w:pPr>
      <w:r w:rsidRPr="00161CDF">
        <w:rPr>
          <w:rFonts w:ascii="Calibri" w:hAnsi="Calibri" w:cs="Calibri"/>
          <w:highlight w:val="yellow"/>
        </w:rPr>
        <w:t xml:space="preserve">Short course of opioid analgesics if the patient has tried the above regimen without adequate relief </w:t>
      </w:r>
    </w:p>
    <w:p w14:paraId="28B7CD0D" w14:textId="77777777" w:rsidR="005A0C31" w:rsidRPr="00161CDF" w:rsidRDefault="002B1E13" w:rsidP="00CC2C4C">
      <w:pPr>
        <w:ind w:left="360"/>
        <w:rPr>
          <w:rFonts w:ascii="Calibri" w:hAnsi="Calibri" w:cs="Calibri"/>
        </w:rPr>
      </w:pPr>
      <w:r w:rsidRPr="00161CDF">
        <w:rPr>
          <w:rFonts w:ascii="Calibri" w:hAnsi="Calibri" w:cs="Calibri"/>
          <w:b/>
          <w:bCs/>
        </w:rPr>
        <w:t>Antibiotic Therapy</w:t>
      </w:r>
    </w:p>
    <w:p w14:paraId="55D846D7" w14:textId="77777777" w:rsidR="00F84719" w:rsidRPr="00161CDF" w:rsidRDefault="009F56D8">
      <w:pPr>
        <w:pStyle w:val="ListParagraph"/>
        <w:numPr>
          <w:ilvl w:val="1"/>
          <w:numId w:val="14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provider should prescribe you an antibiotic </w:t>
      </w:r>
    </w:p>
    <w:p w14:paraId="3841716F" w14:textId="77777777" w:rsidR="00652311" w:rsidRPr="00161CDF" w:rsidRDefault="00652311" w:rsidP="00652311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provider should tell you the following </w:t>
      </w:r>
    </w:p>
    <w:p w14:paraId="41A96F9D" w14:textId="77777777" w:rsidR="00652311" w:rsidRPr="00161CDF" w:rsidRDefault="00652311" w:rsidP="00652311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Pain will </w:t>
      </w:r>
      <w:r w:rsidRPr="00161CDF">
        <w:rPr>
          <w:rFonts w:ascii="Calibri" w:hAnsi="Calibri" w:cs="Calibri"/>
          <w:b/>
          <w:bCs/>
        </w:rPr>
        <w:t>not improve without dental intervention</w:t>
      </w:r>
    </w:p>
    <w:p w14:paraId="1C2BB97F" w14:textId="2D368FD3" w:rsidR="00652311" w:rsidRPr="00161CDF" w:rsidRDefault="00652311" w:rsidP="00652311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  <w:b/>
          <w:bCs/>
        </w:rPr>
        <w:t xml:space="preserve">You need to </w:t>
      </w:r>
      <w:r w:rsidR="00474661" w:rsidRPr="00161CDF">
        <w:rPr>
          <w:rFonts w:ascii="Calibri" w:hAnsi="Calibri" w:cs="Calibri"/>
          <w:b/>
          <w:bCs/>
        </w:rPr>
        <w:t>keep your dental appointment</w:t>
      </w:r>
      <w:r w:rsidRPr="00161CDF">
        <w:rPr>
          <w:rFonts w:ascii="Calibri" w:hAnsi="Calibri" w:cs="Calibri"/>
          <w:b/>
          <w:bCs/>
        </w:rPr>
        <w:t xml:space="preserve"> to receive dental treatment </w:t>
      </w:r>
    </w:p>
    <w:p w14:paraId="1AB22D8D" w14:textId="77777777" w:rsidR="00652311" w:rsidRPr="00161CDF" w:rsidRDefault="00652311" w:rsidP="00652311">
      <w:pPr>
        <w:pStyle w:val="ListParagraph"/>
        <w:numPr>
          <w:ilvl w:val="0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provider should let you know to watch out for worsening of symptoms like </w:t>
      </w:r>
    </w:p>
    <w:p w14:paraId="408A3E2F" w14:textId="77777777" w:rsidR="00652311" w:rsidRPr="00161CDF" w:rsidRDefault="00652311" w:rsidP="00652311">
      <w:pPr>
        <w:pStyle w:val="ListParagraph"/>
        <w:numPr>
          <w:ilvl w:val="1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Facial swelling</w:t>
      </w:r>
    </w:p>
    <w:p w14:paraId="12806140" w14:textId="77777777" w:rsidR="00652311" w:rsidRPr="00161CDF" w:rsidRDefault="00652311" w:rsidP="00652311">
      <w:pPr>
        <w:pStyle w:val="ListParagraph"/>
        <w:numPr>
          <w:ilvl w:val="1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Fever</w:t>
      </w:r>
    </w:p>
    <w:p w14:paraId="621F955C" w14:textId="77777777" w:rsidR="00652311" w:rsidRPr="00161CDF" w:rsidRDefault="00652311" w:rsidP="00652311">
      <w:pPr>
        <w:pStyle w:val="ListParagraph"/>
        <w:numPr>
          <w:ilvl w:val="1"/>
          <w:numId w:val="29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Difficulty swallowing or breathing</w:t>
      </w:r>
    </w:p>
    <w:p w14:paraId="70B1E4B4" w14:textId="77777777" w:rsidR="00652311" w:rsidRPr="00161CDF" w:rsidRDefault="00652311" w:rsidP="00652311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161CDF">
        <w:rPr>
          <w:rFonts w:ascii="Calibri" w:hAnsi="Calibri" w:cs="Calibri"/>
          <w:color w:val="auto"/>
          <w:sz w:val="24"/>
          <w:szCs w:val="24"/>
        </w:rPr>
        <w:t>Referral</w:t>
      </w:r>
    </w:p>
    <w:p w14:paraId="3E44FFA5" w14:textId="00F67B88" w:rsidR="0099427A" w:rsidRPr="00161CDF" w:rsidRDefault="0099427A" w:rsidP="0099427A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The provider should tell you to follow up with your dentist for </w:t>
      </w:r>
      <w:r w:rsidR="00161CDF" w:rsidRPr="00161CDF">
        <w:rPr>
          <w:rFonts w:ascii="Calibri" w:hAnsi="Calibri" w:cs="Calibri"/>
        </w:rPr>
        <w:t>dental treatment</w:t>
      </w:r>
    </w:p>
    <w:p w14:paraId="643961D4" w14:textId="77777777" w:rsidR="00FD7BF1" w:rsidRPr="00161CDF" w:rsidRDefault="00FD7BF1" w:rsidP="00FD7BF1">
      <w:pPr>
        <w:rPr>
          <w:rFonts w:ascii="Calibri" w:hAnsi="Calibri" w:cs="Calibri"/>
          <w:b/>
          <w:bCs/>
        </w:rPr>
      </w:pPr>
      <w:r w:rsidRPr="00161CDF">
        <w:rPr>
          <w:rFonts w:ascii="Calibri" w:hAnsi="Calibri" w:cs="Calibri"/>
          <w:b/>
          <w:bCs/>
        </w:rPr>
        <w:t xml:space="preserve">Checklist: </w:t>
      </w:r>
    </w:p>
    <w:p w14:paraId="1072832D" w14:textId="77777777" w:rsidR="00AC3A1E" w:rsidRPr="00161CDF" w:rsidRDefault="00AC3A1E" w:rsidP="00AC3A1E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What was your experience like during this encounter with the provider using the clinical decision support tool for dental pain? Good/neutral/bad </w:t>
      </w:r>
    </w:p>
    <w:p w14:paraId="141F08C0" w14:textId="77777777" w:rsidR="00AC3A1E" w:rsidRPr="00161CDF" w:rsidRDefault="00AC3A1E" w:rsidP="00AC3A1E">
      <w:pPr>
        <w:pStyle w:val="ListParagraph"/>
        <w:numPr>
          <w:ilvl w:val="1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Please explain (open-ended)</w:t>
      </w:r>
    </w:p>
    <w:p w14:paraId="059F7875" w14:textId="037C6C48" w:rsidR="00AC3A1E" w:rsidRPr="00161CDF" w:rsidRDefault="00AC3A1E" w:rsidP="00AC3A1E">
      <w:pPr>
        <w:pStyle w:val="ListParagraph"/>
        <w:numPr>
          <w:ilvl w:val="1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Did you feel worried that the provider was using a CDST? Why or why not? (open-ended)</w:t>
      </w:r>
    </w:p>
    <w:p w14:paraId="51DCD7A6" w14:textId="77777777" w:rsidR="00AC3A1E" w:rsidRPr="00161CDF" w:rsidRDefault="00AC3A1E" w:rsidP="00AC3A1E">
      <w:pPr>
        <w:rPr>
          <w:rFonts w:ascii="Calibri" w:hAnsi="Calibri" w:cs="Calibri"/>
        </w:rPr>
      </w:pPr>
      <w:r w:rsidRPr="00161CDF">
        <w:rPr>
          <w:rFonts w:ascii="Calibri" w:hAnsi="Calibri" w:cs="Calibri"/>
        </w:rPr>
        <w:t>Answer Yes/No for the following questions</w:t>
      </w:r>
    </w:p>
    <w:p w14:paraId="4FD4842B" w14:textId="5752BCEE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Did the provider ask if you have a fever</w:t>
      </w:r>
      <w:r w:rsidR="00AC3A1E" w:rsidRPr="00161CDF">
        <w:rPr>
          <w:rFonts w:ascii="Calibri" w:hAnsi="Calibri" w:cs="Calibri"/>
        </w:rPr>
        <w:t>?</w:t>
      </w:r>
    </w:p>
    <w:p w14:paraId="26DF3F3D" w14:textId="1C26C7D6" w:rsidR="00FD7BF1" w:rsidRPr="00161CDF" w:rsidRDefault="00FD7BF1" w:rsidP="00FD7BF1">
      <w:pPr>
        <w:pStyle w:val="ListParagraph"/>
        <w:numPr>
          <w:ilvl w:val="0"/>
          <w:numId w:val="28"/>
        </w:numPr>
        <w:rPr>
          <w:del w:id="2" w:author="Wright,Ashleigh" w:date="2026-05-18T22:16:00Z" w16du:dateUtc="2026-05-18T22:16:14Z"/>
          <w:rFonts w:ascii="Calibri" w:hAnsi="Calibri" w:cs="Calibri"/>
        </w:rPr>
      </w:pPr>
      <w:del w:id="3" w:author="Wright,Ashleigh" w:date="2026-05-18T22:16:00Z" w16du:dateUtc="2026-05-18T22:16:14Z">
        <w:r w:rsidRPr="4B43DE03" w:rsidDel="00FD7BF1">
          <w:rPr>
            <w:rFonts w:ascii="Calibri" w:hAnsi="Calibri" w:cs="Calibri"/>
          </w:rPr>
          <w:delText>Did the provider ask if you have any medication allergies</w:delText>
        </w:r>
        <w:r w:rsidRPr="4B43DE03" w:rsidDel="00AC3A1E">
          <w:rPr>
            <w:rFonts w:ascii="Calibri" w:hAnsi="Calibri" w:cs="Calibri"/>
          </w:rPr>
          <w:delText>?</w:delText>
        </w:r>
        <w:r w:rsidRPr="4B43DE03" w:rsidDel="00FD7BF1">
          <w:rPr>
            <w:rFonts w:ascii="Calibri" w:hAnsi="Calibri" w:cs="Calibri"/>
          </w:rPr>
          <w:delText xml:space="preserve"> </w:delText>
        </w:r>
      </w:del>
    </w:p>
    <w:p w14:paraId="5C4F990D" w14:textId="77777777" w:rsidR="009B53AA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4B43DE03">
        <w:rPr>
          <w:rFonts w:ascii="Calibri" w:hAnsi="Calibri" w:cs="Calibri"/>
        </w:rPr>
        <w:t>Did the provider ask if you are allergic to penicillin?</w:t>
      </w:r>
    </w:p>
    <w:p w14:paraId="092E40DB" w14:textId="77777777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Did the provider ask if there is pain with cold?</w:t>
      </w:r>
    </w:p>
    <w:p w14:paraId="4E7AB84C" w14:textId="0590025B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E0937D6">
        <w:rPr>
          <w:rFonts w:ascii="Calibri" w:hAnsi="Calibri" w:cs="Calibri"/>
        </w:rPr>
        <w:t>Did the provider ask if the</w:t>
      </w:r>
      <w:ins w:id="4" w:author="Wright,Ashleigh" w:date="2026-05-18T22:11:00Z" w16du:dateUtc="2026-05-18T22:11:13Z">
        <w:r w:rsidR="09656522" w:rsidRPr="0E0937D6">
          <w:rPr>
            <w:rFonts w:ascii="Calibri" w:hAnsi="Calibri" w:cs="Calibri"/>
          </w:rPr>
          <w:t xml:space="preserve"> pain</w:t>
        </w:r>
      </w:ins>
      <w:del w:id="5" w:author="Wright,Ashleigh" w:date="2026-05-18T22:11:00Z" w16du:dateUtc="2026-05-18T22:11:11Z">
        <w:r w:rsidRPr="0E0937D6" w:rsidDel="00FD7BF1">
          <w:rPr>
            <w:rFonts w:ascii="Calibri" w:hAnsi="Calibri" w:cs="Calibri"/>
          </w:rPr>
          <w:delText>re is pain with cold, whether it</w:delText>
        </w:r>
      </w:del>
      <w:r w:rsidRPr="0E0937D6">
        <w:rPr>
          <w:rFonts w:ascii="Calibri" w:hAnsi="Calibri" w:cs="Calibri"/>
        </w:rPr>
        <w:t xml:space="preserve"> goes away immediately or persists after removing the cold trigger?</w:t>
      </w:r>
    </w:p>
    <w:p w14:paraId="54FD11ED" w14:textId="25B6192F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lastRenderedPageBreak/>
        <w:t>Did the provider ask if there is pain with biting/chewing/tapping the tooth</w:t>
      </w:r>
      <w:r w:rsidR="00DD0400" w:rsidRPr="00161CDF">
        <w:rPr>
          <w:rFonts w:ascii="Calibri" w:hAnsi="Calibri" w:cs="Calibri"/>
        </w:rPr>
        <w:t>?</w:t>
      </w:r>
    </w:p>
    <w:p w14:paraId="0BA59488" w14:textId="177705C7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Did the provider ask you if you have taken Advil/Motrin (ibuprofen) or Tylenol or antibiotic at home</w:t>
      </w:r>
      <w:r w:rsidR="00DD0400" w:rsidRPr="00161CDF">
        <w:rPr>
          <w:rFonts w:ascii="Calibri" w:hAnsi="Calibri" w:cs="Calibri"/>
        </w:rPr>
        <w:t>?</w:t>
      </w:r>
    </w:p>
    <w:p w14:paraId="6A3FDA4E" w14:textId="77777777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Did the provider offer you dental block, dental anesthesia, injection? </w:t>
      </w:r>
    </w:p>
    <w:p w14:paraId="2EA6C551" w14:textId="77777777" w:rsidR="00FD7BF1" w:rsidRPr="00161CDF" w:rsidRDefault="00FD7BF1" w:rsidP="00FD7BF1">
      <w:pPr>
        <w:pStyle w:val="ListParagraph"/>
        <w:numPr>
          <w:ilvl w:val="1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If yes, did they explain that it provides temporary pain relief </w:t>
      </w:r>
    </w:p>
    <w:p w14:paraId="35B835A1" w14:textId="0D37E279" w:rsidR="008745B7" w:rsidRPr="00161CDF" w:rsidRDefault="008745B7" w:rsidP="008745B7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>Did the provider offer to do an incision and drainage of the abscess to relieve pain?</w:t>
      </w:r>
    </w:p>
    <w:p w14:paraId="4225BF43" w14:textId="388C690E" w:rsidR="00DD0400" w:rsidRPr="00161CDF" w:rsidRDefault="00DD0400" w:rsidP="00DD0400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Did the provider tell you to take ibuprofen (Advil/Motrin)? </w:t>
      </w:r>
    </w:p>
    <w:p w14:paraId="4EEC8C3E" w14:textId="614A10E4" w:rsidR="00FD7BF1" w:rsidRPr="00161CDF" w:rsidRDefault="00FD7BF1" w:rsidP="00FD7BF1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161CDF">
        <w:rPr>
          <w:rFonts w:ascii="Calibri" w:hAnsi="Calibri" w:cs="Calibri"/>
        </w:rPr>
        <w:t xml:space="preserve">Did the provider tell you that you need to </w:t>
      </w:r>
      <w:r w:rsidR="00161CDF" w:rsidRPr="00161CDF">
        <w:rPr>
          <w:rFonts w:ascii="Calibri" w:hAnsi="Calibri" w:cs="Calibri"/>
        </w:rPr>
        <w:t xml:space="preserve">keep your dental appointment/ </w:t>
      </w:r>
      <w:r w:rsidRPr="00161CDF">
        <w:rPr>
          <w:rFonts w:ascii="Calibri" w:hAnsi="Calibri" w:cs="Calibri"/>
        </w:rPr>
        <w:t>see a dentist soon?</w:t>
      </w:r>
    </w:p>
    <w:p w14:paraId="28B7CD25" w14:textId="4F0227D5" w:rsidR="005A0C31" w:rsidRDefault="002C108D" w:rsidP="00F84719">
      <w:pPr>
        <w:rPr>
          <w:ins w:id="6" w:author="Khouja, Tumader" w:date="2026-07-06T10:42:00Z" w16du:dateUtc="2026-07-06T14:42:00Z"/>
          <w:rFonts w:ascii="Calibri" w:hAnsi="Calibri" w:cs="Calibri"/>
        </w:rPr>
      </w:pPr>
      <w:ins w:id="7" w:author="Khouja, Tumader" w:date="2026-07-06T10:42:00Z" w16du:dateUtc="2026-07-06T14:42:00Z">
        <w:r w:rsidRPr="002C108D">
          <w:rPr>
            <w:rFonts w:ascii="Calibri" w:hAnsi="Calibri" w:cs="Calibri"/>
          </w:rPr>
          <w:lastRenderedPageBreak/>
          <w:drawing>
            <wp:inline distT="0" distB="0" distL="0" distR="0" wp14:anchorId="20BEE86D" wp14:editId="56E77377">
              <wp:extent cx="5075360" cy="7811177"/>
              <wp:effectExtent l="0" t="0" r="0" b="0"/>
              <wp:docPr id="21598276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5982769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5360" cy="78111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4CDF8E" w14:textId="76CBE04A" w:rsidR="001E29EC" w:rsidRDefault="001E29EC" w:rsidP="00F84719">
      <w:pPr>
        <w:rPr>
          <w:ins w:id="8" w:author="Khouja, Tumader" w:date="2026-07-06T10:44:00Z" w16du:dateUtc="2026-07-06T14:44:00Z"/>
          <w:rFonts w:ascii="Calibri" w:hAnsi="Calibri" w:cs="Calibri"/>
        </w:rPr>
      </w:pPr>
      <w:ins w:id="9" w:author="Khouja, Tumader" w:date="2026-07-06T10:42:00Z" w16du:dateUtc="2026-07-06T14:42:00Z">
        <w:r w:rsidRPr="001E29EC">
          <w:rPr>
            <w:rFonts w:ascii="Calibri" w:hAnsi="Calibri" w:cs="Calibri"/>
          </w:rPr>
          <w:lastRenderedPageBreak/>
          <w:drawing>
            <wp:inline distT="0" distB="0" distL="0" distR="0" wp14:anchorId="06686BC6" wp14:editId="6EFB4C31">
              <wp:extent cx="5048688" cy="7658764"/>
              <wp:effectExtent l="0" t="0" r="0" b="0"/>
              <wp:docPr id="15712476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7124762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8688" cy="76587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A720B8B" w14:textId="7A85C617" w:rsidR="00806A20" w:rsidRDefault="00806A20" w:rsidP="00F84719">
      <w:pPr>
        <w:rPr>
          <w:ins w:id="10" w:author="Khouja, Tumader" w:date="2026-07-06T10:53:00Z" w16du:dateUtc="2026-07-06T14:53:00Z"/>
          <w:rFonts w:ascii="Calibri" w:hAnsi="Calibri" w:cs="Calibri"/>
        </w:rPr>
      </w:pPr>
      <w:commentRangeStart w:id="11"/>
      <w:ins w:id="12" w:author="Khouja, Tumader" w:date="2026-07-06T10:44:00Z" w16du:dateUtc="2026-07-06T14:44:00Z">
        <w:r w:rsidRPr="00806A20">
          <w:rPr>
            <w:rFonts w:ascii="Calibri" w:hAnsi="Calibri" w:cs="Calibri"/>
          </w:rPr>
          <w:lastRenderedPageBreak/>
          <w:drawing>
            <wp:inline distT="0" distB="0" distL="0" distR="0" wp14:anchorId="790D625A" wp14:editId="11831C98">
              <wp:extent cx="5094411" cy="7182472"/>
              <wp:effectExtent l="0" t="0" r="0" b="0"/>
              <wp:docPr id="13626676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6266760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94411" cy="71824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commentRangeEnd w:id="11"/>
      <w:r w:rsidR="00555653">
        <w:rPr>
          <w:rStyle w:val="CommentReference"/>
          <w:rFonts w:ascii="Calibri" w:hAnsi="Calibri" w:cs="Calibri"/>
          <w:sz w:val="24"/>
          <w:szCs w:val="24"/>
        </w:rPr>
        <w:commentReference w:id="11"/>
      </w:r>
    </w:p>
    <w:p w14:paraId="7BEB1A7A" w14:textId="0F4AB251" w:rsidR="00EF0681" w:rsidRPr="00161CDF" w:rsidRDefault="00EF0681" w:rsidP="00F84719">
      <w:pPr>
        <w:rPr>
          <w:rFonts w:ascii="Calibri" w:hAnsi="Calibri" w:cs="Calibri"/>
        </w:rPr>
      </w:pPr>
      <w:ins w:id="13" w:author="Khouja, Tumader" w:date="2026-07-06T10:53:00Z" w16du:dateUtc="2026-07-06T14:53:00Z">
        <w:r w:rsidRPr="00EF0681">
          <w:rPr>
            <w:rFonts w:ascii="Calibri" w:hAnsi="Calibri" w:cs="Calibri"/>
          </w:rPr>
          <w:lastRenderedPageBreak/>
          <w:drawing>
            <wp:inline distT="0" distB="0" distL="0" distR="0" wp14:anchorId="3FA77E34" wp14:editId="17A17440">
              <wp:extent cx="5075360" cy="1741321"/>
              <wp:effectExtent l="0" t="0" r="0" b="0"/>
              <wp:docPr id="43406327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4063275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5360" cy="17413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EF0681" w:rsidRPr="00161C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houja, Tumader" w:date="2026-05-05T17:09:00Z" w:initials="TK">
    <w:p w14:paraId="0A84BED9" w14:textId="77777777" w:rsidR="007D218C" w:rsidRDefault="007D218C" w:rsidP="007D218C">
      <w:pPr>
        <w:pStyle w:val="CommentText"/>
      </w:pPr>
      <w:r>
        <w:rPr>
          <w:rStyle w:val="CommentReference"/>
        </w:rPr>
        <w:annotationRef/>
      </w:r>
      <w:r>
        <w:rPr>
          <w:color w:val="0F4761"/>
        </w:rPr>
        <w:t>Review of Systems</w:t>
      </w:r>
    </w:p>
    <w:p w14:paraId="219A3325" w14:textId="77777777" w:rsidR="007D218C" w:rsidRDefault="007D218C" w:rsidP="007D218C">
      <w:pPr>
        <w:pStyle w:val="CommentText"/>
        <w:numPr>
          <w:ilvl w:val="0"/>
          <w:numId w:val="19"/>
        </w:numPr>
        <w:ind w:left="720"/>
      </w:pPr>
      <w:r>
        <w:rPr>
          <w:b/>
          <w:bCs/>
        </w:rPr>
        <w:t>Positive:</w:t>
      </w:r>
      <w:r>
        <w:t xml:space="preserve"> Dental pain, facial swelling</w:t>
      </w:r>
    </w:p>
    <w:p w14:paraId="33A8E1A4" w14:textId="77777777" w:rsidR="007D218C" w:rsidRDefault="007D218C" w:rsidP="007D218C">
      <w:pPr>
        <w:pStyle w:val="CommentText"/>
        <w:numPr>
          <w:ilvl w:val="0"/>
          <w:numId w:val="19"/>
        </w:numPr>
        <w:ind w:left="720"/>
      </w:pPr>
      <w:r>
        <w:rPr>
          <w:b/>
          <w:bCs/>
        </w:rPr>
        <w:t>Negative:</w:t>
      </w:r>
      <w:r>
        <w:t xml:space="preserve"> Dysphagia, dyspnea, drooling, neck pain, vision changes</w:t>
      </w:r>
    </w:p>
    <w:p w14:paraId="70E52A31" w14:textId="77777777" w:rsidR="007D218C" w:rsidRDefault="007D218C" w:rsidP="007D218C">
      <w:pPr>
        <w:pStyle w:val="CommentText"/>
      </w:pPr>
    </w:p>
    <w:p w14:paraId="22907CEF" w14:textId="77777777" w:rsidR="007D218C" w:rsidRDefault="007D218C" w:rsidP="007D218C">
      <w:pPr>
        <w:pStyle w:val="CommentText"/>
      </w:pPr>
      <w:r>
        <w:rPr>
          <w:color w:val="0F4761"/>
        </w:rPr>
        <w:t>Vital Signs</w:t>
      </w:r>
    </w:p>
    <w:p w14:paraId="1C159C4A" w14:textId="77777777" w:rsidR="007D218C" w:rsidRDefault="007D218C" w:rsidP="007D218C">
      <w:pPr>
        <w:pStyle w:val="CommentText"/>
        <w:numPr>
          <w:ilvl w:val="0"/>
          <w:numId w:val="20"/>
        </w:numPr>
      </w:pPr>
      <w:r>
        <w:t>Temperature: 37.2 °C (99°F)</w:t>
      </w:r>
    </w:p>
    <w:p w14:paraId="041996F5" w14:textId="77777777" w:rsidR="007D218C" w:rsidRDefault="007D218C" w:rsidP="007D218C">
      <w:pPr>
        <w:pStyle w:val="CommentText"/>
        <w:numPr>
          <w:ilvl w:val="0"/>
          <w:numId w:val="20"/>
        </w:numPr>
      </w:pPr>
      <w:r>
        <w:t>Heart Rate: 96 bpm</w:t>
      </w:r>
    </w:p>
    <w:p w14:paraId="64C0E0D6" w14:textId="77777777" w:rsidR="007D218C" w:rsidRDefault="007D218C" w:rsidP="007D218C">
      <w:pPr>
        <w:pStyle w:val="CommentText"/>
        <w:numPr>
          <w:ilvl w:val="0"/>
          <w:numId w:val="20"/>
        </w:numPr>
      </w:pPr>
      <w:r>
        <w:t>Blood Pressure: 128/78 mmHg</w:t>
      </w:r>
    </w:p>
    <w:p w14:paraId="567E558C" w14:textId="77777777" w:rsidR="007D218C" w:rsidRDefault="007D218C" w:rsidP="007D218C">
      <w:pPr>
        <w:pStyle w:val="CommentText"/>
        <w:numPr>
          <w:ilvl w:val="0"/>
          <w:numId w:val="20"/>
        </w:numPr>
      </w:pPr>
      <w:r>
        <w:t>Respiratory Rate: 16 breaths/min</w:t>
      </w:r>
    </w:p>
    <w:p w14:paraId="315DFB44" w14:textId="77777777" w:rsidR="007D218C" w:rsidRDefault="007D218C" w:rsidP="007D218C">
      <w:pPr>
        <w:pStyle w:val="CommentText"/>
        <w:numPr>
          <w:ilvl w:val="0"/>
          <w:numId w:val="20"/>
        </w:numPr>
      </w:pPr>
      <w:r>
        <w:t>Oxygen Saturation: 98% on room air</w:t>
      </w:r>
    </w:p>
  </w:comment>
  <w:comment w:id="1" w:author="Khouja, Tumader" w:date="2026-05-05T17:15:00Z" w:initials="TK">
    <w:p w14:paraId="20DE2909" w14:textId="77777777" w:rsidR="00181D6F" w:rsidRDefault="00181D6F" w:rsidP="00181D6F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 &amp; Neck:</w:t>
      </w:r>
    </w:p>
    <w:p w14:paraId="05D8F1AD" w14:textId="77777777" w:rsidR="00181D6F" w:rsidRDefault="00181D6F" w:rsidP="00181D6F">
      <w:pPr>
        <w:pStyle w:val="CommentText"/>
        <w:numPr>
          <w:ilvl w:val="0"/>
          <w:numId w:val="21"/>
        </w:numPr>
      </w:pPr>
      <w:r>
        <w:t>Mild right mandibular facial swelling without erythema extending to the neck</w:t>
      </w:r>
    </w:p>
    <w:p w14:paraId="6EBC1E2F" w14:textId="77777777" w:rsidR="00181D6F" w:rsidRDefault="00181D6F" w:rsidP="00181D6F">
      <w:pPr>
        <w:pStyle w:val="CommentText"/>
        <w:numPr>
          <w:ilvl w:val="0"/>
          <w:numId w:val="21"/>
        </w:numPr>
      </w:pPr>
      <w:r>
        <w:t>No cervical lymphadenopathy</w:t>
      </w:r>
    </w:p>
    <w:p w14:paraId="41DEF4F3" w14:textId="77777777" w:rsidR="00181D6F" w:rsidRDefault="00181D6F" w:rsidP="00181D6F">
      <w:pPr>
        <w:pStyle w:val="CommentText"/>
      </w:pPr>
      <w:r>
        <w:rPr>
          <w:b/>
          <w:bCs/>
        </w:rPr>
        <w:t>Oral Cavity:</w:t>
      </w:r>
    </w:p>
    <w:p w14:paraId="2167DC21" w14:textId="77777777" w:rsidR="00181D6F" w:rsidRDefault="00181D6F" w:rsidP="00181D6F">
      <w:pPr>
        <w:pStyle w:val="CommentText"/>
        <w:numPr>
          <w:ilvl w:val="0"/>
          <w:numId w:val="22"/>
        </w:numPr>
      </w:pPr>
      <w:r>
        <w:t>Poor dentition</w:t>
      </w:r>
    </w:p>
    <w:p w14:paraId="2874AD44" w14:textId="77777777" w:rsidR="00181D6F" w:rsidRDefault="00181D6F" w:rsidP="00181D6F">
      <w:pPr>
        <w:pStyle w:val="CommentText"/>
        <w:numPr>
          <w:ilvl w:val="0"/>
          <w:numId w:val="22"/>
        </w:numPr>
      </w:pPr>
      <w:r>
        <w:t>Significant tenderness over the right mandibular first molar</w:t>
      </w:r>
    </w:p>
    <w:p w14:paraId="1F27C3ED" w14:textId="77777777" w:rsidR="00181D6F" w:rsidRDefault="00181D6F" w:rsidP="00181D6F">
      <w:pPr>
        <w:pStyle w:val="CommentText"/>
        <w:numPr>
          <w:ilvl w:val="0"/>
          <w:numId w:val="22"/>
        </w:numPr>
        <w:ind w:left="720"/>
      </w:pPr>
      <w:r>
        <w:t xml:space="preserve">Gingival swelling with </w:t>
      </w:r>
      <w:r>
        <w:rPr>
          <w:b/>
          <w:bCs/>
        </w:rPr>
        <w:t>fluctuance</w:t>
      </w:r>
      <w:r>
        <w:t xml:space="preserve"> </w:t>
      </w:r>
    </w:p>
    <w:p w14:paraId="539413BE" w14:textId="77777777" w:rsidR="00181D6F" w:rsidRDefault="00181D6F" w:rsidP="00181D6F">
      <w:pPr>
        <w:pStyle w:val="CommentText"/>
        <w:numPr>
          <w:ilvl w:val="0"/>
          <w:numId w:val="22"/>
        </w:numPr>
      </w:pPr>
      <w:r>
        <w:t>No elevation of the floor of mouth</w:t>
      </w:r>
    </w:p>
    <w:p w14:paraId="72C64626" w14:textId="77777777" w:rsidR="00181D6F" w:rsidRDefault="00181D6F" w:rsidP="00181D6F">
      <w:pPr>
        <w:pStyle w:val="CommentText"/>
        <w:numPr>
          <w:ilvl w:val="0"/>
          <w:numId w:val="22"/>
        </w:numPr>
      </w:pPr>
      <w:r>
        <w:t>Uvula midline</w:t>
      </w:r>
    </w:p>
    <w:p w14:paraId="3B7E0FC0" w14:textId="77777777" w:rsidR="00181D6F" w:rsidRDefault="00181D6F" w:rsidP="00181D6F">
      <w:pPr>
        <w:pStyle w:val="CommentText"/>
      </w:pPr>
      <w:r>
        <w:rPr>
          <w:b/>
          <w:bCs/>
        </w:rPr>
        <w:t>Airway:</w:t>
      </w:r>
    </w:p>
    <w:p w14:paraId="252FEE1B" w14:textId="77777777" w:rsidR="00181D6F" w:rsidRDefault="00181D6F" w:rsidP="00181D6F">
      <w:pPr>
        <w:pStyle w:val="CommentText"/>
        <w:numPr>
          <w:ilvl w:val="0"/>
          <w:numId w:val="23"/>
        </w:numPr>
      </w:pPr>
      <w:r>
        <w:t>Patent, no stridor or voice changes</w:t>
      </w:r>
    </w:p>
  </w:comment>
  <w:comment w:id="11" w:author="Khouja, Tumader" w:date="2026-07-06T10:45:00Z" w:initials="TK">
    <w:p w14:paraId="3E88ED8D" w14:textId="77777777" w:rsidR="00555653" w:rsidRDefault="00555653" w:rsidP="00555653">
      <w:pPr>
        <w:pStyle w:val="CommentText"/>
      </w:pPr>
      <w:r>
        <w:rPr>
          <w:rStyle w:val="CommentReference"/>
        </w:rPr>
        <w:annotationRef/>
      </w:r>
      <w:r>
        <w:t xml:space="preserve">For the antibiotics the case doesn’t go into detail about of first line was not successful, we can add that in the case, I was clicking extra things the provider might be interested in seeing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5DFB44" w15:done="0"/>
  <w15:commentEx w15:paraId="252FEE1B" w15:paraIdParent="315DFB44" w15:done="0"/>
  <w15:commentEx w15:paraId="3E88ED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1A8B09" w16cex:dateUtc="2026-05-05T21:09:00Z"/>
  <w16cex:commentExtensible w16cex:durableId="14012CCA" w16cex:dateUtc="2026-05-05T21:15:00Z"/>
  <w16cex:commentExtensible w16cex:durableId="48196846" w16cex:dateUtc="2026-07-06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5DFB44" w16cid:durableId="741A8B09"/>
  <w16cid:commentId w16cid:paraId="252FEE1B" w16cid:durableId="14012CCA"/>
  <w16cid:commentId w16cid:paraId="3E88ED8D" w16cid:durableId="481968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536"/>
    <w:multiLevelType w:val="hybridMultilevel"/>
    <w:tmpl w:val="18524FE2"/>
    <w:lvl w:ilvl="0" w:tplc="E4AE76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9079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CC9C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7C4A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C819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620E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2E51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7A39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DAB7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01C4307"/>
    <w:multiLevelType w:val="hybridMultilevel"/>
    <w:tmpl w:val="4AE0C110"/>
    <w:lvl w:ilvl="0" w:tplc="2EA844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4C0F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E6F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623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92E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02B2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988A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B0BA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C270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08B4AF5"/>
    <w:multiLevelType w:val="hybridMultilevel"/>
    <w:tmpl w:val="ABD0B6F0"/>
    <w:lvl w:ilvl="0" w:tplc="880224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6744FC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2008A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958AB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2A622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B0EAF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E68E3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080AC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A6CED7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11ED5F92"/>
    <w:multiLevelType w:val="hybridMultilevel"/>
    <w:tmpl w:val="5908DE40"/>
    <w:lvl w:ilvl="0" w:tplc="DFBE11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6033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F007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562F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42695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30C0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704F1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363D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5EAC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DD22FBE"/>
    <w:multiLevelType w:val="hybridMultilevel"/>
    <w:tmpl w:val="826AA2A6"/>
    <w:lvl w:ilvl="0" w:tplc="228CDA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AAFF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FCEE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D7278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520B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02BB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FE40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042E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DABA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E5C544F"/>
    <w:multiLevelType w:val="hybridMultilevel"/>
    <w:tmpl w:val="2EFA9F6C"/>
    <w:lvl w:ilvl="0" w:tplc="84CC03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8277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40F4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14F3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282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6AC4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EA52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F679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1402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2294423"/>
    <w:multiLevelType w:val="hybridMultilevel"/>
    <w:tmpl w:val="8EB08F88"/>
    <w:lvl w:ilvl="0" w:tplc="B6E643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DAF9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B5414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52CC9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10672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59C70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A7A30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D8846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0A8AA8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22AA1434"/>
    <w:multiLevelType w:val="hybridMultilevel"/>
    <w:tmpl w:val="8124A964"/>
    <w:lvl w:ilvl="0" w:tplc="05E471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9474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3604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DAF2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601F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C879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2E98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8418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66FD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BDF324D"/>
    <w:multiLevelType w:val="hybridMultilevel"/>
    <w:tmpl w:val="C3E6006A"/>
    <w:lvl w:ilvl="0" w:tplc="2C4A7D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243C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A4B6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6ABC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D04C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D4BF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8E9D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84E9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D4E3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C3E0921"/>
    <w:multiLevelType w:val="hybridMultilevel"/>
    <w:tmpl w:val="AB28A244"/>
    <w:lvl w:ilvl="0" w:tplc="77D234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CC42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A03A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08CB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9C30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E22D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6469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E02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7601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E385CD1"/>
    <w:multiLevelType w:val="hybridMultilevel"/>
    <w:tmpl w:val="96826726"/>
    <w:lvl w:ilvl="0" w:tplc="8F321BE0">
      <w:start w:val="1"/>
      <w:numFmt w:val="bullet"/>
      <w:lvlText w:val="●"/>
      <w:lvlJc w:val="left"/>
      <w:pPr>
        <w:ind w:left="720" w:hanging="360"/>
      </w:pPr>
    </w:lvl>
    <w:lvl w:ilvl="1" w:tplc="C52CDA4E">
      <w:start w:val="1"/>
      <w:numFmt w:val="bullet"/>
      <w:lvlText w:val="○"/>
      <w:lvlJc w:val="left"/>
      <w:pPr>
        <w:ind w:left="1440" w:hanging="360"/>
      </w:pPr>
    </w:lvl>
    <w:lvl w:ilvl="2" w:tplc="870E91E8">
      <w:start w:val="1"/>
      <w:numFmt w:val="bullet"/>
      <w:lvlText w:val="■"/>
      <w:lvlJc w:val="left"/>
      <w:pPr>
        <w:ind w:left="2160" w:hanging="360"/>
      </w:pPr>
    </w:lvl>
    <w:lvl w:ilvl="3" w:tplc="D6BC8036">
      <w:start w:val="1"/>
      <w:numFmt w:val="bullet"/>
      <w:lvlText w:val="●"/>
      <w:lvlJc w:val="left"/>
      <w:pPr>
        <w:ind w:left="2880" w:hanging="360"/>
      </w:pPr>
    </w:lvl>
    <w:lvl w:ilvl="4" w:tplc="335A843A">
      <w:start w:val="1"/>
      <w:numFmt w:val="bullet"/>
      <w:lvlText w:val="○"/>
      <w:lvlJc w:val="left"/>
      <w:pPr>
        <w:ind w:left="3600" w:hanging="360"/>
      </w:pPr>
    </w:lvl>
    <w:lvl w:ilvl="5" w:tplc="386A8A26">
      <w:start w:val="1"/>
      <w:numFmt w:val="bullet"/>
      <w:lvlText w:val="■"/>
      <w:lvlJc w:val="left"/>
      <w:pPr>
        <w:ind w:left="4320" w:hanging="360"/>
      </w:pPr>
    </w:lvl>
    <w:lvl w:ilvl="6" w:tplc="46105EC0">
      <w:start w:val="1"/>
      <w:numFmt w:val="bullet"/>
      <w:lvlText w:val="●"/>
      <w:lvlJc w:val="left"/>
      <w:pPr>
        <w:ind w:left="5040" w:hanging="360"/>
      </w:pPr>
    </w:lvl>
    <w:lvl w:ilvl="7" w:tplc="5E7E6758">
      <w:start w:val="1"/>
      <w:numFmt w:val="bullet"/>
      <w:lvlText w:val="●"/>
      <w:lvlJc w:val="left"/>
      <w:pPr>
        <w:ind w:left="5760" w:hanging="360"/>
      </w:pPr>
    </w:lvl>
    <w:lvl w:ilvl="8" w:tplc="F7C03FC0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0847DCE"/>
    <w:multiLevelType w:val="hybridMultilevel"/>
    <w:tmpl w:val="2D3E0DC2"/>
    <w:lvl w:ilvl="0" w:tplc="30407698">
      <w:start w:val="1"/>
      <w:numFmt w:val="decimal"/>
      <w:lvlText w:val="%1."/>
      <w:lvlJc w:val="left"/>
      <w:pPr>
        <w:ind w:left="720" w:hanging="360"/>
      </w:pPr>
    </w:lvl>
    <w:lvl w:ilvl="1" w:tplc="09AA2A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3C9E12">
      <w:start w:val="1"/>
      <w:numFmt w:val="lowerRoman"/>
      <w:lvlText w:val="%3."/>
      <w:lvlJc w:val="right"/>
      <w:pPr>
        <w:ind w:left="2160" w:hanging="180"/>
      </w:pPr>
    </w:lvl>
    <w:lvl w:ilvl="3" w:tplc="89BC91C2">
      <w:start w:val="1"/>
      <w:numFmt w:val="decimal"/>
      <w:lvlText w:val="%4."/>
      <w:lvlJc w:val="left"/>
      <w:pPr>
        <w:ind w:left="2880" w:hanging="360"/>
      </w:pPr>
    </w:lvl>
    <w:lvl w:ilvl="4" w:tplc="6240C4C8">
      <w:start w:val="1"/>
      <w:numFmt w:val="lowerLetter"/>
      <w:lvlText w:val="%5."/>
      <w:lvlJc w:val="left"/>
      <w:pPr>
        <w:ind w:left="3600" w:hanging="360"/>
      </w:pPr>
    </w:lvl>
    <w:lvl w:ilvl="5" w:tplc="C5CE28DE">
      <w:start w:val="1"/>
      <w:numFmt w:val="lowerRoman"/>
      <w:lvlText w:val="%6."/>
      <w:lvlJc w:val="right"/>
      <w:pPr>
        <w:ind w:left="4320" w:hanging="180"/>
      </w:pPr>
    </w:lvl>
    <w:lvl w:ilvl="6" w:tplc="329C0080">
      <w:start w:val="1"/>
      <w:numFmt w:val="decimal"/>
      <w:lvlText w:val="%7."/>
      <w:lvlJc w:val="left"/>
      <w:pPr>
        <w:ind w:left="5040" w:hanging="360"/>
      </w:pPr>
    </w:lvl>
    <w:lvl w:ilvl="7" w:tplc="932A180C">
      <w:start w:val="1"/>
      <w:numFmt w:val="lowerLetter"/>
      <w:lvlText w:val="%8."/>
      <w:lvlJc w:val="left"/>
      <w:pPr>
        <w:ind w:left="5760" w:hanging="360"/>
      </w:pPr>
    </w:lvl>
    <w:lvl w:ilvl="8" w:tplc="CC545E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648F7"/>
    <w:multiLevelType w:val="hybridMultilevel"/>
    <w:tmpl w:val="D5DCE6BC"/>
    <w:lvl w:ilvl="0" w:tplc="35C08D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CC02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74D4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2EA3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9E3B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E490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8009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0609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4AC9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AE7746F"/>
    <w:multiLevelType w:val="hybridMultilevel"/>
    <w:tmpl w:val="49CCA440"/>
    <w:lvl w:ilvl="0" w:tplc="98FEF5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EF0AD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B92D0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8E654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4B26C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A186C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8EEC9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911A24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4D095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4" w15:restartNumberingAfterBreak="0">
    <w:nsid w:val="3D871A6D"/>
    <w:multiLevelType w:val="hybridMultilevel"/>
    <w:tmpl w:val="FC665E52"/>
    <w:lvl w:ilvl="0" w:tplc="C6449A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D670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92DD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3431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149A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FEA0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A004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7852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D26C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DE71892"/>
    <w:multiLevelType w:val="hybridMultilevel"/>
    <w:tmpl w:val="A02E88B8"/>
    <w:lvl w:ilvl="0" w:tplc="64CA2B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6C4F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8A42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1C5A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2F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7C58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E891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AAD3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4491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1231604"/>
    <w:multiLevelType w:val="hybridMultilevel"/>
    <w:tmpl w:val="87C2BC90"/>
    <w:lvl w:ilvl="0" w:tplc="6E8EBC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0EDB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B82A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4A18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A2A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4254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EE9C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4023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E8FF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2131DF9"/>
    <w:multiLevelType w:val="hybridMultilevel"/>
    <w:tmpl w:val="3B046396"/>
    <w:lvl w:ilvl="0" w:tplc="062E66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62B8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C825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6682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188E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C812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541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CEB8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1C54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5A4715F"/>
    <w:multiLevelType w:val="hybridMultilevel"/>
    <w:tmpl w:val="284A06AC"/>
    <w:lvl w:ilvl="0" w:tplc="65CA4F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D03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C28C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5CFB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82BD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10CE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E80E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0E1D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AA56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7750433"/>
    <w:multiLevelType w:val="hybridMultilevel"/>
    <w:tmpl w:val="933CE816"/>
    <w:lvl w:ilvl="0" w:tplc="1B7A8C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2DE9D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1F461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0CC29A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ABE1B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37A9B6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8FCC8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59E2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4CA47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0" w15:restartNumberingAfterBreak="0">
    <w:nsid w:val="4EBC3643"/>
    <w:multiLevelType w:val="hybridMultilevel"/>
    <w:tmpl w:val="5636CED0"/>
    <w:lvl w:ilvl="0" w:tplc="F7B2FAC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14156"/>
    <w:multiLevelType w:val="hybridMultilevel"/>
    <w:tmpl w:val="9CFCE56A"/>
    <w:lvl w:ilvl="0" w:tplc="ADEE12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E0C8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F0E3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7058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2CC4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50A7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EE67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F8627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0A31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773220E"/>
    <w:multiLevelType w:val="hybridMultilevel"/>
    <w:tmpl w:val="70CA743E"/>
    <w:lvl w:ilvl="0" w:tplc="D728BB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7867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40B7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F6E8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6EE7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76DE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9C20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B8E3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9273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2662E0C"/>
    <w:multiLevelType w:val="hybridMultilevel"/>
    <w:tmpl w:val="79925D82"/>
    <w:lvl w:ilvl="0" w:tplc="D7624F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5621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A0B9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E805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4AD9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9E61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004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8E46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0435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63A509F3"/>
    <w:multiLevelType w:val="hybridMultilevel"/>
    <w:tmpl w:val="C7022B4C"/>
    <w:lvl w:ilvl="0" w:tplc="799000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D480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4248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5824C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94B9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A6DD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8AFC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F400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160D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66EA7AF7"/>
    <w:multiLevelType w:val="hybridMultilevel"/>
    <w:tmpl w:val="6E3681E8"/>
    <w:lvl w:ilvl="0" w:tplc="36F48E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40B4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CA19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C85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0867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5CD9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D221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7ABF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AA3B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AED5D43"/>
    <w:multiLevelType w:val="hybridMultilevel"/>
    <w:tmpl w:val="27DEF8C2"/>
    <w:lvl w:ilvl="0" w:tplc="BCFA68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F8A97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E8E2C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866D5F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D82F9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C2CCC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23AAD3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D9EFD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50A31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7" w15:restartNumberingAfterBreak="0">
    <w:nsid w:val="6F0E48FA"/>
    <w:multiLevelType w:val="hybridMultilevel"/>
    <w:tmpl w:val="E8AA4148"/>
    <w:lvl w:ilvl="0" w:tplc="FA7AD5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028DE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2BE63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BEE3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580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EA16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E6AB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1C98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55463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70397BE3"/>
    <w:multiLevelType w:val="hybridMultilevel"/>
    <w:tmpl w:val="0FD24516"/>
    <w:lvl w:ilvl="0" w:tplc="CD76E2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A9A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C67F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DCE0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1C04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B2D5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2E58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9A75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A8A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02181474">
    <w:abstractNumId w:val="10"/>
    <w:lvlOverride w:ilvl="0">
      <w:startOverride w:val="1"/>
    </w:lvlOverride>
  </w:num>
  <w:num w:numId="2" w16cid:durableId="1782872457">
    <w:abstractNumId w:val="28"/>
  </w:num>
  <w:num w:numId="3" w16cid:durableId="187567223">
    <w:abstractNumId w:val="22"/>
  </w:num>
  <w:num w:numId="4" w16cid:durableId="1248731910">
    <w:abstractNumId w:val="0"/>
  </w:num>
  <w:num w:numId="5" w16cid:durableId="2011131375">
    <w:abstractNumId w:val="23"/>
  </w:num>
  <w:num w:numId="6" w16cid:durableId="297958354">
    <w:abstractNumId w:val="25"/>
  </w:num>
  <w:num w:numId="7" w16cid:durableId="1743523142">
    <w:abstractNumId w:val="27"/>
  </w:num>
  <w:num w:numId="8" w16cid:durableId="488181612">
    <w:abstractNumId w:val="12"/>
  </w:num>
  <w:num w:numId="9" w16cid:durableId="1874072821">
    <w:abstractNumId w:val="21"/>
  </w:num>
  <w:num w:numId="10" w16cid:durableId="157579907">
    <w:abstractNumId w:val="1"/>
  </w:num>
  <w:num w:numId="11" w16cid:durableId="457259754">
    <w:abstractNumId w:val="4"/>
  </w:num>
  <w:num w:numId="12" w16cid:durableId="805006095">
    <w:abstractNumId w:val="7"/>
  </w:num>
  <w:num w:numId="13" w16cid:durableId="1630933992">
    <w:abstractNumId w:val="3"/>
  </w:num>
  <w:num w:numId="14" w16cid:durableId="607198207">
    <w:abstractNumId w:val="11"/>
  </w:num>
  <w:num w:numId="15" w16cid:durableId="2099210729">
    <w:abstractNumId w:val="18"/>
  </w:num>
  <w:num w:numId="16" w16cid:durableId="1538158208">
    <w:abstractNumId w:val="14"/>
  </w:num>
  <w:num w:numId="17" w16cid:durableId="213852382">
    <w:abstractNumId w:val="24"/>
  </w:num>
  <w:num w:numId="18" w16cid:durableId="1345472397">
    <w:abstractNumId w:val="8"/>
  </w:num>
  <w:num w:numId="19" w16cid:durableId="543370204">
    <w:abstractNumId w:val="13"/>
  </w:num>
  <w:num w:numId="20" w16cid:durableId="2128085812">
    <w:abstractNumId w:val="2"/>
  </w:num>
  <w:num w:numId="21" w16cid:durableId="2009139629">
    <w:abstractNumId w:val="6"/>
  </w:num>
  <w:num w:numId="22" w16cid:durableId="1138568650">
    <w:abstractNumId w:val="19"/>
  </w:num>
  <w:num w:numId="23" w16cid:durableId="324432753">
    <w:abstractNumId w:val="26"/>
  </w:num>
  <w:num w:numId="24" w16cid:durableId="723409789">
    <w:abstractNumId w:val="9"/>
  </w:num>
  <w:num w:numId="25" w16cid:durableId="1991639793">
    <w:abstractNumId w:val="16"/>
  </w:num>
  <w:num w:numId="26" w16cid:durableId="1714033490">
    <w:abstractNumId w:val="5"/>
  </w:num>
  <w:num w:numId="27" w16cid:durableId="2084057299">
    <w:abstractNumId w:val="15"/>
  </w:num>
  <w:num w:numId="28" w16cid:durableId="2026248272">
    <w:abstractNumId w:val="20"/>
  </w:num>
  <w:num w:numId="29" w16cid:durableId="1909102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ouja, Tumader">
    <w15:presenceInfo w15:providerId="AD" w15:userId="S::tumaderkhouja@ufl.edu::40bf309b-12e7-4977-bdd5-a31efe51cb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31"/>
    <w:rsid w:val="00074CC9"/>
    <w:rsid w:val="00097CD8"/>
    <w:rsid w:val="000A1517"/>
    <w:rsid w:val="0010077E"/>
    <w:rsid w:val="00103CE4"/>
    <w:rsid w:val="00161CDF"/>
    <w:rsid w:val="00180BF4"/>
    <w:rsid w:val="00181D6F"/>
    <w:rsid w:val="001A5F64"/>
    <w:rsid w:val="001E29EC"/>
    <w:rsid w:val="001E71D1"/>
    <w:rsid w:val="001F1C54"/>
    <w:rsid w:val="002041EC"/>
    <w:rsid w:val="00223676"/>
    <w:rsid w:val="0026797A"/>
    <w:rsid w:val="0028313F"/>
    <w:rsid w:val="002A07DB"/>
    <w:rsid w:val="002B1E13"/>
    <w:rsid w:val="002C108D"/>
    <w:rsid w:val="00342540"/>
    <w:rsid w:val="003636BD"/>
    <w:rsid w:val="003932E2"/>
    <w:rsid w:val="00394AD5"/>
    <w:rsid w:val="003C76C2"/>
    <w:rsid w:val="00407C7C"/>
    <w:rsid w:val="00431682"/>
    <w:rsid w:val="004348DD"/>
    <w:rsid w:val="004359EC"/>
    <w:rsid w:val="00474661"/>
    <w:rsid w:val="00497212"/>
    <w:rsid w:val="004B0016"/>
    <w:rsid w:val="004F291A"/>
    <w:rsid w:val="00533258"/>
    <w:rsid w:val="00555653"/>
    <w:rsid w:val="005A0C31"/>
    <w:rsid w:val="005B501D"/>
    <w:rsid w:val="006445A9"/>
    <w:rsid w:val="00652311"/>
    <w:rsid w:val="00700D9F"/>
    <w:rsid w:val="00705345"/>
    <w:rsid w:val="00715391"/>
    <w:rsid w:val="00723AC2"/>
    <w:rsid w:val="0072507D"/>
    <w:rsid w:val="007337FC"/>
    <w:rsid w:val="0079225D"/>
    <w:rsid w:val="007B1EA5"/>
    <w:rsid w:val="007D218C"/>
    <w:rsid w:val="008052C7"/>
    <w:rsid w:val="00805DFD"/>
    <w:rsid w:val="00806A20"/>
    <w:rsid w:val="00806B42"/>
    <w:rsid w:val="008745B7"/>
    <w:rsid w:val="008931A6"/>
    <w:rsid w:val="00920C3D"/>
    <w:rsid w:val="0099427A"/>
    <w:rsid w:val="009B53AA"/>
    <w:rsid w:val="009C14D1"/>
    <w:rsid w:val="009F56D8"/>
    <w:rsid w:val="00AC3A1E"/>
    <w:rsid w:val="00AD0A6A"/>
    <w:rsid w:val="00AE7219"/>
    <w:rsid w:val="00B21B19"/>
    <w:rsid w:val="00B23AF7"/>
    <w:rsid w:val="00B51170"/>
    <w:rsid w:val="00B55282"/>
    <w:rsid w:val="00B95155"/>
    <w:rsid w:val="00BB7AAC"/>
    <w:rsid w:val="00C21837"/>
    <w:rsid w:val="00CC2C4C"/>
    <w:rsid w:val="00CE6D9C"/>
    <w:rsid w:val="00CF509C"/>
    <w:rsid w:val="00D20A56"/>
    <w:rsid w:val="00D240C1"/>
    <w:rsid w:val="00D601F6"/>
    <w:rsid w:val="00D644D6"/>
    <w:rsid w:val="00DC7EDE"/>
    <w:rsid w:val="00DD0400"/>
    <w:rsid w:val="00DE15AF"/>
    <w:rsid w:val="00E07C3D"/>
    <w:rsid w:val="00E10E6A"/>
    <w:rsid w:val="00E43F97"/>
    <w:rsid w:val="00E45F35"/>
    <w:rsid w:val="00E764EB"/>
    <w:rsid w:val="00ED5688"/>
    <w:rsid w:val="00EF0681"/>
    <w:rsid w:val="00EF56A6"/>
    <w:rsid w:val="00EF7473"/>
    <w:rsid w:val="00F16EB8"/>
    <w:rsid w:val="00F55866"/>
    <w:rsid w:val="00F84719"/>
    <w:rsid w:val="00FD7BF1"/>
    <w:rsid w:val="00FF3FFB"/>
    <w:rsid w:val="09656522"/>
    <w:rsid w:val="0E0937D6"/>
    <w:rsid w:val="4B43D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CCD0"/>
  <w15:docId w15:val="{BCA64A81-BE12-46B3-B171-56DAA06F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D21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21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21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1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21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0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705</Words>
  <Characters>4025</Characters>
  <Application>Microsoft Office Word</Application>
  <DocSecurity>0</DocSecurity>
  <Lines>33</Lines>
  <Paragraphs>9</Paragraphs>
  <ScaleCrop>false</ScaleCrop>
  <Company>University of Florida Academic Health Center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Khouja, Tumader</cp:lastModifiedBy>
  <cp:revision>87</cp:revision>
  <dcterms:created xsi:type="dcterms:W3CDTF">2026-04-03T15:40:00Z</dcterms:created>
  <dcterms:modified xsi:type="dcterms:W3CDTF">2026-07-06T14:53:00Z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cd97a198-4a4f-4f83-8e74-08164f8bb8e2</vt:lpwstr>
  </property>
</Properties>
</file>
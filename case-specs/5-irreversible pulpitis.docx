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60679" w14:textId="77777777" w:rsidR="00C7225E" w:rsidRPr="009D59B4" w:rsidRDefault="00000000">
      <w:pPr>
        <w:pStyle w:val="Heading1"/>
        <w:rPr>
          <w:rFonts w:ascii="Calibri" w:hAnsi="Calibri" w:cs="Calibri"/>
          <w:color w:val="auto"/>
          <w:sz w:val="24"/>
          <w:szCs w:val="24"/>
        </w:rPr>
      </w:pPr>
      <w:commentRangeStart w:id="0"/>
      <w:commentRangeStart w:id="1"/>
      <w:commentRangeStart w:id="2"/>
      <w:commentRangeStart w:id="3"/>
      <w:commentRangeStart w:id="4"/>
      <w:r w:rsidRPr="009D59B4">
        <w:rPr>
          <w:rFonts w:ascii="Calibri" w:hAnsi="Calibri" w:cs="Calibri"/>
          <w:b/>
          <w:bCs/>
          <w:color w:val="auto"/>
          <w:sz w:val="24"/>
          <w:szCs w:val="24"/>
        </w:rPr>
        <w:t>Case Presentation:</w:t>
      </w:r>
      <w:r w:rsidRPr="009D59B4">
        <w:rPr>
          <w:rFonts w:ascii="Calibri" w:hAnsi="Calibri" w:cs="Calibri"/>
          <w:color w:val="auto"/>
          <w:sz w:val="24"/>
          <w:szCs w:val="24"/>
        </w:rPr>
        <w:t xml:space="preserve"> Irreversible Pulpitis in the Emergency Department</w:t>
      </w:r>
      <w:commentRangeEnd w:id="0"/>
      <w:r w:rsidR="00C61900" w:rsidRPr="009D59B4">
        <w:rPr>
          <w:rStyle w:val="CommentReference"/>
          <w:rFonts w:ascii="Calibri" w:hAnsi="Calibri" w:cs="Calibri"/>
          <w:color w:val="auto"/>
          <w:sz w:val="24"/>
          <w:szCs w:val="24"/>
        </w:rPr>
        <w:commentReference w:id="0"/>
      </w:r>
      <w:commentRangeEnd w:id="1"/>
      <w:r w:rsidRPr="009D59B4">
        <w:rPr>
          <w:rStyle w:val="CommentReference"/>
          <w:rFonts w:ascii="Calibri" w:hAnsi="Calibri" w:cs="Calibri"/>
          <w:color w:val="auto"/>
          <w:sz w:val="24"/>
          <w:szCs w:val="24"/>
        </w:rPr>
        <w:commentReference w:id="1"/>
      </w:r>
      <w:commentRangeEnd w:id="2"/>
      <w:r w:rsidRPr="009D59B4">
        <w:rPr>
          <w:rStyle w:val="CommentReference"/>
          <w:rFonts w:ascii="Calibri" w:hAnsi="Calibri" w:cs="Calibri"/>
          <w:color w:val="auto"/>
          <w:sz w:val="24"/>
          <w:szCs w:val="24"/>
        </w:rPr>
        <w:commentReference w:id="2"/>
      </w:r>
      <w:commentRangeEnd w:id="3"/>
      <w:r w:rsidRPr="009D59B4">
        <w:rPr>
          <w:rStyle w:val="CommentReference"/>
          <w:rFonts w:ascii="Calibri" w:hAnsi="Calibri" w:cs="Calibri"/>
          <w:color w:val="auto"/>
          <w:sz w:val="24"/>
          <w:szCs w:val="24"/>
        </w:rPr>
        <w:commentReference w:id="3"/>
      </w:r>
      <w:commentRangeEnd w:id="4"/>
      <w:r w:rsidRPr="009D59B4">
        <w:rPr>
          <w:rStyle w:val="CommentReference"/>
          <w:rFonts w:ascii="Calibri" w:hAnsi="Calibri" w:cs="Calibri"/>
          <w:color w:val="auto"/>
          <w:sz w:val="24"/>
          <w:szCs w:val="24"/>
        </w:rPr>
        <w:commentReference w:id="4"/>
      </w:r>
    </w:p>
    <w:p w14:paraId="1FE6067A" w14:textId="77777777" w:rsidR="00C7225E" w:rsidRPr="009D59B4" w:rsidRDefault="00000000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9D59B4">
        <w:rPr>
          <w:rFonts w:ascii="Calibri" w:hAnsi="Calibri" w:cs="Calibri"/>
          <w:b/>
          <w:bCs/>
          <w:color w:val="auto"/>
          <w:sz w:val="24"/>
          <w:szCs w:val="24"/>
        </w:rPr>
        <w:t>Chief Complaint</w:t>
      </w:r>
    </w:p>
    <w:p w14:paraId="1FE6067B" w14:textId="77777777" w:rsidR="00C7225E" w:rsidRPr="009D59B4" w:rsidRDefault="00000000">
      <w:pPr>
        <w:rPr>
          <w:rFonts w:ascii="Calibri" w:hAnsi="Calibri" w:cs="Calibri"/>
        </w:rPr>
      </w:pPr>
      <w:r w:rsidRPr="009D59B4">
        <w:rPr>
          <w:rFonts w:ascii="Calibri" w:hAnsi="Calibri" w:cs="Calibri"/>
        </w:rPr>
        <w:t>“Severe tooth pain that won’t go away.”</w:t>
      </w:r>
    </w:p>
    <w:p w14:paraId="427A02B9" w14:textId="77777777" w:rsidR="002A3245" w:rsidRPr="009D59B4" w:rsidRDefault="002A3245" w:rsidP="002A3245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9D59B4">
        <w:rPr>
          <w:rFonts w:ascii="Calibri" w:hAnsi="Calibri" w:cs="Calibri"/>
          <w:b/>
          <w:bCs/>
          <w:color w:val="auto"/>
          <w:sz w:val="24"/>
          <w:szCs w:val="24"/>
        </w:rPr>
        <w:t>Differential Diagnosis</w:t>
      </w:r>
    </w:p>
    <w:p w14:paraId="5DC74913" w14:textId="05F2CBDE" w:rsidR="002A3245" w:rsidRPr="009D59B4" w:rsidRDefault="00033499" w:rsidP="002A32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ins w:id="5" w:author="Khouja, Tumader" w:date="2026-06-16T14:21:00Z" w16du:dateUtc="2026-06-16T18:21:00Z">
        <w:r>
          <w:rPr>
            <w:rFonts w:ascii="Calibri" w:hAnsi="Calibri" w:cs="Calibri"/>
          </w:rPr>
          <w:t xml:space="preserve">Symptomatic </w:t>
        </w:r>
        <w:r w:rsidR="00B526FE">
          <w:rPr>
            <w:rFonts w:ascii="Calibri" w:hAnsi="Calibri" w:cs="Calibri"/>
          </w:rPr>
          <w:t>i</w:t>
        </w:r>
      </w:ins>
      <w:del w:id="6" w:author="Khouja, Tumader" w:date="2026-06-16T14:21:00Z" w16du:dateUtc="2026-06-16T18:21:00Z">
        <w:r w:rsidR="002A3245" w:rsidRPr="009D59B4" w:rsidDel="00B526FE">
          <w:rPr>
            <w:rFonts w:ascii="Calibri" w:hAnsi="Calibri" w:cs="Calibri"/>
          </w:rPr>
          <w:delText>I</w:delText>
        </w:r>
      </w:del>
      <w:r w:rsidR="002A3245" w:rsidRPr="009D59B4">
        <w:rPr>
          <w:rFonts w:ascii="Calibri" w:hAnsi="Calibri" w:cs="Calibri"/>
        </w:rPr>
        <w:t xml:space="preserve">rreversible pulpitis </w:t>
      </w:r>
    </w:p>
    <w:p w14:paraId="414B3DE3" w14:textId="29EEDC8B" w:rsidR="002A3245" w:rsidRPr="009D59B4" w:rsidRDefault="002A3245" w:rsidP="002A32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Reversible pulpitis </w:t>
      </w:r>
    </w:p>
    <w:p w14:paraId="7E91FB16" w14:textId="4B8F76F8" w:rsidR="002A3245" w:rsidRPr="009D59B4" w:rsidRDefault="002A3245" w:rsidP="002A32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Periapical abscess </w:t>
      </w:r>
    </w:p>
    <w:p w14:paraId="415A8217" w14:textId="77777777" w:rsidR="002A3245" w:rsidRPr="009D59B4" w:rsidRDefault="002A3245" w:rsidP="002A32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Dentin hypersensitivity</w:t>
      </w:r>
    </w:p>
    <w:p w14:paraId="483D7303" w14:textId="77777777" w:rsidR="002A3245" w:rsidRPr="009D59B4" w:rsidRDefault="002A3245" w:rsidP="002A3245">
      <w:pPr>
        <w:pStyle w:val="ListParagraph"/>
        <w:numPr>
          <w:ilvl w:val="0"/>
          <w:numId w:val="14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Temporomandibular joint pain</w:t>
      </w:r>
    </w:p>
    <w:p w14:paraId="10EB4121" w14:textId="7FD716CF" w:rsidR="002A3245" w:rsidRPr="009D59B4" w:rsidRDefault="002A3245" w:rsidP="002A3245">
      <w:pPr>
        <w:rPr>
          <w:rFonts w:ascii="Calibri" w:hAnsi="Calibri" w:cs="Calibri"/>
        </w:rPr>
      </w:pPr>
      <w:r w:rsidRPr="009D59B4">
        <w:rPr>
          <w:rFonts w:ascii="Calibri" w:hAnsi="Calibri" w:cs="Calibri"/>
          <w:b/>
          <w:bCs/>
        </w:rPr>
        <w:t>Actual diagnosis:</w:t>
      </w:r>
      <w:ins w:id="7" w:author="Khouja, Tumader" w:date="2026-06-16T14:20:00Z" w16du:dateUtc="2026-06-16T18:20:00Z">
        <w:r w:rsidR="00033499">
          <w:rPr>
            <w:rFonts w:ascii="Calibri" w:hAnsi="Calibri" w:cs="Calibri"/>
            <w:b/>
            <w:bCs/>
          </w:rPr>
          <w:t xml:space="preserve"> symptom</w:t>
        </w:r>
      </w:ins>
      <w:ins w:id="8" w:author="Khouja, Tumader" w:date="2026-06-16T14:21:00Z" w16du:dateUtc="2026-06-16T18:21:00Z">
        <w:r w:rsidR="00033499">
          <w:rPr>
            <w:rFonts w:ascii="Calibri" w:hAnsi="Calibri" w:cs="Calibri"/>
            <w:b/>
            <w:bCs/>
          </w:rPr>
          <w:t>atic</w:t>
        </w:r>
      </w:ins>
      <w:r w:rsidRPr="009D59B4">
        <w:rPr>
          <w:rFonts w:ascii="Calibri" w:hAnsi="Calibri" w:cs="Calibri"/>
        </w:rPr>
        <w:t xml:space="preserve"> </w:t>
      </w:r>
      <w:ins w:id="9" w:author="Khouja, Tumader" w:date="2026-06-16T14:21:00Z" w16du:dateUtc="2026-06-16T18:21:00Z">
        <w:r w:rsidR="00033499">
          <w:rPr>
            <w:rFonts w:ascii="Calibri" w:hAnsi="Calibri" w:cs="Calibri"/>
          </w:rPr>
          <w:t>i</w:t>
        </w:r>
      </w:ins>
      <w:del w:id="10" w:author="Khouja, Tumader" w:date="2026-06-16T14:21:00Z" w16du:dateUtc="2026-06-16T18:21:00Z">
        <w:r w:rsidRPr="009D59B4" w:rsidDel="00033499">
          <w:rPr>
            <w:rFonts w:ascii="Calibri" w:hAnsi="Calibri" w:cs="Calibri"/>
          </w:rPr>
          <w:delText>I</w:delText>
        </w:r>
      </w:del>
      <w:r w:rsidRPr="009D59B4">
        <w:rPr>
          <w:rFonts w:ascii="Calibri" w:hAnsi="Calibri" w:cs="Calibri"/>
        </w:rPr>
        <w:t xml:space="preserve">rreversible pulpitis </w:t>
      </w:r>
    </w:p>
    <w:p w14:paraId="1FE6067C" w14:textId="553A32B4" w:rsidR="00C7225E" w:rsidRPr="009D59B4" w:rsidRDefault="000147AC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  <w:r w:rsidRPr="009D59B4">
        <w:rPr>
          <w:rFonts w:ascii="Calibri" w:hAnsi="Calibri" w:cs="Calibri"/>
          <w:b/>
          <w:bCs/>
        </w:rPr>
        <w:t xml:space="preserve">Opening </w:t>
      </w:r>
      <w:r w:rsidR="00D84D70" w:rsidRPr="009D59B4">
        <w:rPr>
          <w:rFonts w:ascii="Calibri" w:hAnsi="Calibri" w:cs="Calibri"/>
          <w:b/>
          <w:bCs/>
        </w:rPr>
        <w:t>statement:</w:t>
      </w:r>
      <w:r w:rsidR="00D84D70" w:rsidRPr="009D59B4">
        <w:rPr>
          <w:rFonts w:ascii="Calibri" w:hAnsi="Calibri" w:cs="Calibri"/>
        </w:rPr>
        <w:t xml:space="preserve"> </w:t>
      </w:r>
      <w:r w:rsidR="000B1804" w:rsidRPr="009D59B4">
        <w:rPr>
          <w:rFonts w:ascii="Calibri" w:hAnsi="Calibri" w:cs="Calibri"/>
        </w:rPr>
        <w:t>“</w:t>
      </w:r>
      <w:r w:rsidR="00D84D70" w:rsidRPr="009D59B4">
        <w:rPr>
          <w:rFonts w:ascii="Calibri" w:hAnsi="Calibri" w:cs="Calibri"/>
        </w:rPr>
        <w:t xml:space="preserve">I have a toothache that is </w:t>
      </w:r>
      <w:r w:rsidR="004D1868" w:rsidRPr="009D59B4">
        <w:rPr>
          <w:rFonts w:ascii="Calibri" w:hAnsi="Calibri" w:cs="Calibri"/>
        </w:rPr>
        <w:t>bad</w:t>
      </w:r>
      <w:r w:rsidR="004D1868">
        <w:rPr>
          <w:rFonts w:ascii="Calibri" w:hAnsi="Calibri" w:cs="Calibri"/>
        </w:rPr>
        <w:t>;</w:t>
      </w:r>
      <w:r w:rsidR="00CF35A4" w:rsidRPr="009D59B4">
        <w:rPr>
          <w:rFonts w:ascii="Calibri" w:hAnsi="Calibri" w:cs="Calibri"/>
        </w:rPr>
        <w:t xml:space="preserve"> it wakes me up at night</w:t>
      </w:r>
      <w:r w:rsidR="004D1868">
        <w:rPr>
          <w:rFonts w:ascii="Calibri" w:hAnsi="Calibri" w:cs="Calibri"/>
        </w:rPr>
        <w:t>.</w:t>
      </w:r>
      <w:r w:rsidR="000B1804" w:rsidRPr="009D59B4">
        <w:rPr>
          <w:rFonts w:ascii="Calibri" w:hAnsi="Calibri" w:cs="Calibri"/>
        </w:rPr>
        <w:t xml:space="preserve"> I just want to sleep</w:t>
      </w:r>
      <w:r w:rsidR="004D1868">
        <w:rPr>
          <w:rFonts w:ascii="Calibri" w:hAnsi="Calibri" w:cs="Calibri"/>
        </w:rPr>
        <w:t>.</w:t>
      </w:r>
      <w:r w:rsidR="000B1804" w:rsidRPr="009D59B4">
        <w:rPr>
          <w:rFonts w:ascii="Calibri" w:hAnsi="Calibri" w:cs="Calibri"/>
        </w:rPr>
        <w:t>”</w:t>
      </w:r>
    </w:p>
    <w:p w14:paraId="1FE6067D" w14:textId="77777777" w:rsidR="00C7225E" w:rsidRPr="0055593A" w:rsidRDefault="00000000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5593A">
        <w:rPr>
          <w:rFonts w:ascii="Calibri" w:hAnsi="Calibri" w:cs="Calibri"/>
          <w:b/>
          <w:bCs/>
          <w:color w:val="auto"/>
          <w:sz w:val="24"/>
          <w:szCs w:val="24"/>
        </w:rPr>
        <w:t>History of Present Illness</w:t>
      </w:r>
    </w:p>
    <w:p w14:paraId="7AF6AB98" w14:textId="1499AE28" w:rsidR="00707E46" w:rsidRPr="009D59B4" w:rsidRDefault="00150268">
      <w:pPr>
        <w:rPr>
          <w:rFonts w:ascii="Calibri" w:hAnsi="Calibri" w:cs="Calibri"/>
          <w:b/>
          <w:bCs/>
        </w:rPr>
      </w:pPr>
      <w:r w:rsidRPr="009D59B4">
        <w:rPr>
          <w:rFonts w:ascii="Calibri" w:hAnsi="Calibri" w:cs="Calibri"/>
        </w:rPr>
        <w:t xml:space="preserve">You are a 32-year-old </w:t>
      </w:r>
      <w:r w:rsidR="00AD2C4D">
        <w:rPr>
          <w:rFonts w:ascii="Calibri" w:hAnsi="Calibri" w:cs="Calibri"/>
        </w:rPr>
        <w:t>patient</w:t>
      </w:r>
      <w:r w:rsidRPr="009D59B4">
        <w:rPr>
          <w:rFonts w:ascii="Calibri" w:hAnsi="Calibri" w:cs="Calibri"/>
        </w:rPr>
        <w:t xml:space="preserve"> who presents to the emergency department. You have had </w:t>
      </w:r>
      <w:r w:rsidR="00103C42">
        <w:rPr>
          <w:rFonts w:ascii="Calibri" w:hAnsi="Calibri" w:cs="Calibri"/>
        </w:rPr>
        <w:t xml:space="preserve">a toothache </w:t>
      </w:r>
      <w:r w:rsidR="004D1868">
        <w:rPr>
          <w:rFonts w:ascii="Calibri" w:hAnsi="Calibri" w:cs="Calibri"/>
        </w:rPr>
        <w:t>worsening over the past 4 days</w:t>
      </w:r>
      <w:r w:rsidR="00103C42">
        <w:rPr>
          <w:rFonts w:ascii="Calibri" w:hAnsi="Calibri" w:cs="Calibri"/>
        </w:rPr>
        <w:t xml:space="preserve"> </w:t>
      </w:r>
      <w:r w:rsidR="00FD1961" w:rsidRPr="009D59B4">
        <w:rPr>
          <w:rFonts w:ascii="Calibri" w:hAnsi="Calibri" w:cs="Calibri"/>
          <w:b/>
          <w:bCs/>
        </w:rPr>
        <w:t>in the lower left area</w:t>
      </w:r>
      <w:r w:rsidR="00711562" w:rsidRPr="009D59B4">
        <w:rPr>
          <w:rFonts w:ascii="Calibri" w:hAnsi="Calibri" w:cs="Calibri"/>
          <w:b/>
          <w:bCs/>
        </w:rPr>
        <w:t xml:space="preserve"> of your jaw. </w:t>
      </w:r>
      <w:r w:rsidR="00BE75A6" w:rsidRPr="00103C42">
        <w:rPr>
          <w:rFonts w:ascii="Calibri" w:hAnsi="Calibri" w:cs="Calibri"/>
        </w:rPr>
        <w:t xml:space="preserve">You have had </w:t>
      </w:r>
      <w:r w:rsidR="00E02EC5" w:rsidRPr="00103C42">
        <w:rPr>
          <w:rFonts w:ascii="Calibri" w:hAnsi="Calibri" w:cs="Calibri"/>
        </w:rPr>
        <w:t xml:space="preserve">some teeth with cavities, </w:t>
      </w:r>
      <w:r w:rsidR="00707E46" w:rsidRPr="00103C42">
        <w:rPr>
          <w:rFonts w:ascii="Calibri" w:hAnsi="Calibri" w:cs="Calibri"/>
        </w:rPr>
        <w:t xml:space="preserve">but you don’t know which tooth is causing the pain. </w:t>
      </w:r>
    </w:p>
    <w:p w14:paraId="4784D069" w14:textId="03AFEC7E" w:rsidR="008079CA" w:rsidRPr="009D59B4" w:rsidRDefault="00885D6B">
      <w:pPr>
        <w:rPr>
          <w:rFonts w:ascii="Calibri" w:hAnsi="Calibri" w:cs="Calibri"/>
          <w:b/>
          <w:bCs/>
        </w:rPr>
      </w:pPr>
      <w:r w:rsidRPr="009D59B4">
        <w:rPr>
          <w:rFonts w:ascii="Calibri" w:hAnsi="Calibri" w:cs="Calibri"/>
        </w:rPr>
        <w:t>At first</w:t>
      </w:r>
      <w:r w:rsidR="00103C42">
        <w:rPr>
          <w:rFonts w:ascii="Calibri" w:hAnsi="Calibri" w:cs="Calibri"/>
        </w:rPr>
        <w:t>, drinking something cold would trigger the pain,</w:t>
      </w:r>
      <w:r w:rsidRPr="009D59B4">
        <w:rPr>
          <w:rFonts w:ascii="Calibri" w:hAnsi="Calibri" w:cs="Calibri"/>
        </w:rPr>
        <w:t xml:space="preserve"> but</w:t>
      </w:r>
      <w:r w:rsidR="00E02EC5" w:rsidRPr="009D59B4">
        <w:rPr>
          <w:rFonts w:ascii="Calibri" w:hAnsi="Calibri" w:cs="Calibri"/>
        </w:rPr>
        <w:t xml:space="preserve"> now </w:t>
      </w:r>
      <w:r w:rsidRPr="009D59B4">
        <w:rPr>
          <w:rFonts w:ascii="Calibri" w:hAnsi="Calibri" w:cs="Calibri"/>
        </w:rPr>
        <w:t>the pain is</w:t>
      </w:r>
      <w:r w:rsidR="00E02EC5" w:rsidRPr="009D59B4">
        <w:rPr>
          <w:rFonts w:ascii="Calibri" w:hAnsi="Calibri" w:cs="Calibri"/>
        </w:rPr>
        <w:t xml:space="preserve"> </w:t>
      </w:r>
      <w:r w:rsidR="00E02EC5" w:rsidRPr="009D59B4">
        <w:rPr>
          <w:rFonts w:ascii="Calibri" w:hAnsi="Calibri" w:cs="Calibri"/>
          <w:b/>
          <w:bCs/>
        </w:rPr>
        <w:t>spontaneous</w:t>
      </w:r>
      <w:r w:rsidRPr="009D59B4">
        <w:rPr>
          <w:rFonts w:ascii="Calibri" w:hAnsi="Calibri" w:cs="Calibri"/>
          <w:b/>
          <w:bCs/>
        </w:rPr>
        <w:t>, always there</w:t>
      </w:r>
      <w:r w:rsidR="00E02EC5" w:rsidRPr="009D59B4">
        <w:rPr>
          <w:rFonts w:ascii="Calibri" w:hAnsi="Calibri" w:cs="Calibri"/>
        </w:rPr>
        <w:t xml:space="preserve">, and frequently awakens </w:t>
      </w:r>
      <w:r w:rsidR="008079CA" w:rsidRPr="009D59B4">
        <w:rPr>
          <w:rFonts w:ascii="Calibri" w:hAnsi="Calibri" w:cs="Calibri"/>
        </w:rPr>
        <w:t>you</w:t>
      </w:r>
      <w:r w:rsidR="00E02EC5" w:rsidRPr="009D59B4">
        <w:rPr>
          <w:rFonts w:ascii="Calibri" w:hAnsi="Calibri" w:cs="Calibri"/>
        </w:rPr>
        <w:t xml:space="preserve"> from sleep.</w:t>
      </w:r>
      <w:r w:rsidR="00E02EC5" w:rsidRPr="009D59B4">
        <w:rPr>
          <w:rFonts w:ascii="Calibri" w:hAnsi="Calibri" w:cs="Calibri"/>
          <w:b/>
          <w:bCs/>
        </w:rPr>
        <w:t xml:space="preserve"> </w:t>
      </w:r>
    </w:p>
    <w:p w14:paraId="71D46E7C" w14:textId="77777777" w:rsidR="0014536D" w:rsidRPr="009D59B4" w:rsidRDefault="00000000">
      <w:p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The pain is </w:t>
      </w:r>
      <w:r w:rsidRPr="009D59B4">
        <w:rPr>
          <w:rFonts w:ascii="Calibri" w:hAnsi="Calibri" w:cs="Calibri"/>
          <w:b/>
          <w:bCs/>
        </w:rPr>
        <w:t>severe, constant, deep, and throbbing</w:t>
      </w:r>
      <w:r w:rsidRPr="009D59B4">
        <w:rPr>
          <w:rFonts w:ascii="Calibri" w:hAnsi="Calibri" w:cs="Calibri"/>
        </w:rPr>
        <w:t>.</w:t>
      </w:r>
      <w:r w:rsidR="008E1881" w:rsidRPr="009D59B4">
        <w:rPr>
          <w:rFonts w:ascii="Calibri" w:hAnsi="Calibri" w:cs="Calibri"/>
        </w:rPr>
        <w:t xml:space="preserve"> </w:t>
      </w:r>
    </w:p>
    <w:p w14:paraId="1FE6067E" w14:textId="3DC9627F" w:rsidR="00C7225E" w:rsidRPr="009D59B4" w:rsidRDefault="008E1881">
      <w:p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On a scale of 0-10 (with 10 being worse) your pain is 9.  </w:t>
      </w:r>
    </w:p>
    <w:p w14:paraId="75A3344E" w14:textId="70FF19B0" w:rsidR="004F1794" w:rsidRPr="009D59B4" w:rsidRDefault="0014536D">
      <w:pPr>
        <w:rPr>
          <w:rFonts w:ascii="Calibri" w:hAnsi="Calibri" w:cs="Calibri"/>
        </w:rPr>
      </w:pPr>
      <w:r w:rsidRPr="009D59B4">
        <w:rPr>
          <w:rFonts w:ascii="Calibri" w:hAnsi="Calibri" w:cs="Calibri"/>
        </w:rPr>
        <w:t>You have tried medicine like Motrin</w:t>
      </w:r>
      <w:r w:rsidR="00895B74" w:rsidRPr="009D59B4">
        <w:rPr>
          <w:rFonts w:ascii="Calibri" w:hAnsi="Calibri" w:cs="Calibri"/>
        </w:rPr>
        <w:t>, but the pain</w:t>
      </w:r>
      <w:r w:rsidRPr="009D59B4">
        <w:rPr>
          <w:rFonts w:ascii="Calibri" w:hAnsi="Calibri" w:cs="Calibri"/>
        </w:rPr>
        <w:t xml:space="preserve"> </w:t>
      </w:r>
      <w:r w:rsidR="00895B74" w:rsidRPr="009D59B4">
        <w:rPr>
          <w:rFonts w:ascii="Calibri" w:hAnsi="Calibri" w:cs="Calibri"/>
        </w:rPr>
        <w:t xml:space="preserve">is still there. </w:t>
      </w:r>
      <w:r w:rsidRPr="009D59B4">
        <w:rPr>
          <w:rFonts w:ascii="Calibri" w:hAnsi="Calibri" w:cs="Calibri"/>
        </w:rPr>
        <w:t>Chewing on the affected side</w:t>
      </w:r>
      <w:r w:rsidR="00103C42">
        <w:rPr>
          <w:rFonts w:ascii="Calibri" w:hAnsi="Calibri" w:cs="Calibri"/>
        </w:rPr>
        <w:t xml:space="preserve"> is uncomfortable</w:t>
      </w:r>
      <w:r w:rsidRPr="009D59B4">
        <w:rPr>
          <w:rFonts w:ascii="Calibri" w:hAnsi="Calibri" w:cs="Calibri"/>
        </w:rPr>
        <w:t xml:space="preserve">. </w:t>
      </w:r>
    </w:p>
    <w:p w14:paraId="1FE6067F" w14:textId="0C851191" w:rsidR="00C7225E" w:rsidRPr="009D59B4" w:rsidRDefault="004F1794">
      <w:p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You </w:t>
      </w:r>
      <w:r w:rsidR="006F47A0" w:rsidRPr="009D59B4">
        <w:rPr>
          <w:rFonts w:ascii="Calibri" w:hAnsi="Calibri" w:cs="Calibri"/>
        </w:rPr>
        <w:t>have not had</w:t>
      </w:r>
      <w:r w:rsidRPr="009D59B4">
        <w:rPr>
          <w:rFonts w:ascii="Calibri" w:hAnsi="Calibri" w:cs="Calibri"/>
        </w:rPr>
        <w:t xml:space="preserve"> fever, facial swelling, </w:t>
      </w:r>
      <w:r w:rsidR="006F47A0" w:rsidRPr="009D59B4">
        <w:rPr>
          <w:rFonts w:ascii="Calibri" w:hAnsi="Calibri" w:cs="Calibri"/>
        </w:rPr>
        <w:t xml:space="preserve">any </w:t>
      </w:r>
      <w:r w:rsidRPr="009D59B4">
        <w:rPr>
          <w:rFonts w:ascii="Calibri" w:hAnsi="Calibri" w:cs="Calibri"/>
        </w:rPr>
        <w:t xml:space="preserve">drainage, difficulty swallowing, voice changes, or shortness of breath. </w:t>
      </w:r>
    </w:p>
    <w:p w14:paraId="1FE60680" w14:textId="58C23E62" w:rsidR="00C7225E" w:rsidRPr="009D59B4" w:rsidRDefault="00297AE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last time you saw a dentist was </w:t>
      </w:r>
      <w:r w:rsidR="00E30190">
        <w:rPr>
          <w:rFonts w:ascii="Calibri" w:hAnsi="Calibri" w:cs="Calibri"/>
        </w:rPr>
        <w:t>5 years ago</w:t>
      </w:r>
      <w:r w:rsidR="00671D87">
        <w:rPr>
          <w:rFonts w:ascii="Calibri" w:hAnsi="Calibri" w:cs="Calibri"/>
        </w:rPr>
        <w:t>,</w:t>
      </w:r>
      <w:r w:rsidR="00E30190">
        <w:rPr>
          <w:rFonts w:ascii="Calibri" w:hAnsi="Calibri" w:cs="Calibri"/>
        </w:rPr>
        <w:t xml:space="preserve"> when you had an upper tooth pulled out. You lost your job</w:t>
      </w:r>
      <w:r w:rsidR="00B42538">
        <w:rPr>
          <w:rFonts w:ascii="Calibri" w:hAnsi="Calibri" w:cs="Calibri"/>
        </w:rPr>
        <w:t xml:space="preserve"> a couple of years ago</w:t>
      </w:r>
      <w:r w:rsidR="00671D87">
        <w:rPr>
          <w:rFonts w:ascii="Calibri" w:hAnsi="Calibri" w:cs="Calibri"/>
        </w:rPr>
        <w:t>, and don’t have insurance,</w:t>
      </w:r>
      <w:r w:rsidR="00A64739">
        <w:rPr>
          <w:rFonts w:ascii="Calibri" w:hAnsi="Calibri" w:cs="Calibri"/>
        </w:rPr>
        <w:t xml:space="preserve"> and </w:t>
      </w:r>
      <w:r w:rsidR="00671D87">
        <w:rPr>
          <w:rFonts w:ascii="Calibri" w:hAnsi="Calibri" w:cs="Calibri"/>
        </w:rPr>
        <w:t>can't</w:t>
      </w:r>
      <w:r w:rsidR="00A64739">
        <w:rPr>
          <w:rFonts w:ascii="Calibri" w:hAnsi="Calibri" w:cs="Calibri"/>
        </w:rPr>
        <w:t xml:space="preserve"> afford dental care. </w:t>
      </w:r>
    </w:p>
    <w:p w14:paraId="1FE60681" w14:textId="77777777" w:rsidR="00C7225E" w:rsidRPr="009D59B4" w:rsidRDefault="00C7225E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</w:p>
    <w:p w14:paraId="1FE60682" w14:textId="77777777" w:rsidR="00C7225E" w:rsidRPr="0055593A" w:rsidRDefault="00000000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5593A">
        <w:rPr>
          <w:rFonts w:ascii="Calibri" w:hAnsi="Calibri" w:cs="Calibri"/>
          <w:b/>
          <w:bCs/>
          <w:color w:val="auto"/>
          <w:sz w:val="24"/>
          <w:szCs w:val="24"/>
        </w:rPr>
        <w:t>Past Medical History</w:t>
      </w:r>
    </w:p>
    <w:p w14:paraId="1FE60683" w14:textId="02A25762" w:rsidR="00C7225E" w:rsidRPr="009D59B4" w:rsidRDefault="001F2DB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General health is excellent</w:t>
      </w:r>
      <w:r w:rsidR="00103C42">
        <w:rPr>
          <w:rFonts w:ascii="Calibri" w:hAnsi="Calibri" w:cs="Calibri"/>
        </w:rPr>
        <w:t>;</w:t>
      </w:r>
      <w:r w:rsidRPr="009D59B4">
        <w:rPr>
          <w:rFonts w:ascii="Calibri" w:hAnsi="Calibri" w:cs="Calibri"/>
        </w:rPr>
        <w:t xml:space="preserve"> you </w:t>
      </w:r>
      <w:r w:rsidR="004932BD" w:rsidRPr="009D59B4">
        <w:rPr>
          <w:rFonts w:ascii="Calibri" w:hAnsi="Calibri" w:cs="Calibri"/>
        </w:rPr>
        <w:t xml:space="preserve">are healthy and have no medical problems. </w:t>
      </w:r>
    </w:p>
    <w:p w14:paraId="1FE60684" w14:textId="77777777" w:rsidR="00C7225E" w:rsidRPr="0055593A" w:rsidRDefault="00000000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5593A">
        <w:rPr>
          <w:rFonts w:ascii="Calibri" w:hAnsi="Calibri" w:cs="Calibri"/>
          <w:b/>
          <w:bCs/>
          <w:color w:val="auto"/>
          <w:sz w:val="24"/>
          <w:szCs w:val="24"/>
        </w:rPr>
        <w:lastRenderedPageBreak/>
        <w:t>Medications</w:t>
      </w:r>
    </w:p>
    <w:p w14:paraId="1FE60685" w14:textId="20D8E7AF" w:rsidR="00C7225E" w:rsidRDefault="00400D6E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Motrin or Advil 400 mg </w:t>
      </w:r>
      <w:r w:rsidR="0055593A">
        <w:rPr>
          <w:rFonts w:ascii="Calibri" w:hAnsi="Calibri" w:cs="Calibri"/>
        </w:rPr>
        <w:t>as needed</w:t>
      </w:r>
    </w:p>
    <w:p w14:paraId="22F760B2" w14:textId="5D2BBE4D" w:rsidR="00640DD3" w:rsidRDefault="003E06C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 do not have a history of using opioids </w:t>
      </w:r>
      <w:r w:rsidR="00FC444C">
        <w:rPr>
          <w:rFonts w:ascii="Calibri" w:hAnsi="Calibri" w:cs="Calibri"/>
        </w:rPr>
        <w:t>or any issues with opioid use or abuse</w:t>
      </w:r>
    </w:p>
    <w:p w14:paraId="4840CC40" w14:textId="0032DB58" w:rsidR="00FC444C" w:rsidRPr="009D59B4" w:rsidRDefault="00FC444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You do not have any contraindications for using </w:t>
      </w:r>
      <w:r w:rsidR="0031604F">
        <w:rPr>
          <w:rFonts w:ascii="Calibri" w:hAnsi="Calibri" w:cs="Calibri"/>
        </w:rPr>
        <w:t>ibuprofen (Motrin or Advil)</w:t>
      </w:r>
    </w:p>
    <w:p w14:paraId="1FE60686" w14:textId="77777777" w:rsidR="00C7225E" w:rsidRPr="0055593A" w:rsidRDefault="00000000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5593A">
        <w:rPr>
          <w:rFonts w:ascii="Calibri" w:hAnsi="Calibri" w:cs="Calibri"/>
          <w:b/>
          <w:bCs/>
          <w:color w:val="auto"/>
          <w:sz w:val="24"/>
          <w:szCs w:val="24"/>
        </w:rPr>
        <w:t>Allergies</w:t>
      </w:r>
    </w:p>
    <w:p w14:paraId="1FE60687" w14:textId="7289C8A9" w:rsidR="00C7225E" w:rsidRPr="009D59B4" w:rsidRDefault="00000000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No known drug allergies</w:t>
      </w:r>
      <w:r w:rsidR="0055593A">
        <w:rPr>
          <w:rFonts w:ascii="Calibri" w:hAnsi="Calibri" w:cs="Calibri"/>
        </w:rPr>
        <w:t>, you are not allergic to penicillin</w:t>
      </w:r>
    </w:p>
    <w:p w14:paraId="1FE60688" w14:textId="77777777" w:rsidR="00C7225E" w:rsidRPr="0055593A" w:rsidRDefault="00000000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55593A">
        <w:rPr>
          <w:rFonts w:ascii="Calibri" w:hAnsi="Calibri" w:cs="Calibri"/>
          <w:b/>
          <w:bCs/>
          <w:color w:val="auto"/>
          <w:sz w:val="24"/>
          <w:szCs w:val="24"/>
        </w:rPr>
        <w:t>Social History</w:t>
      </w:r>
    </w:p>
    <w:p w14:paraId="1FE60689" w14:textId="77777777" w:rsidR="00C7225E" w:rsidRPr="009D59B4" w:rsidRDefault="0000000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Tobacco: Smokes ½ pack per day</w:t>
      </w:r>
    </w:p>
    <w:p w14:paraId="1FE6068A" w14:textId="77777777" w:rsidR="00C7225E" w:rsidRPr="009D59B4" w:rsidRDefault="00000000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Alcohol: Occasional</w:t>
      </w:r>
    </w:p>
    <w:p w14:paraId="1FE6068B" w14:textId="4BAB4052" w:rsidR="00C7225E" w:rsidRPr="009D59B4" w:rsidRDefault="00BA637A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>
        <w:rPr>
          <w:rFonts w:ascii="Calibri" w:hAnsi="Calibri" w:cs="Calibri"/>
        </w:rPr>
        <w:t>No illicit drug use</w:t>
      </w:r>
    </w:p>
    <w:p w14:paraId="1FE6068C" w14:textId="32D9454C" w:rsidR="00C7225E" w:rsidRPr="0055593A" w:rsidRDefault="00126644">
      <w:pPr>
        <w:pBdr>
          <w:top w:val="single" w:sz="12" w:space="0" w:color="auto"/>
        </w:pBdr>
        <w:spacing w:after="0"/>
        <w:rPr>
          <w:rFonts w:ascii="Calibri" w:hAnsi="Calibri" w:cs="Calibri"/>
          <w:b/>
          <w:bCs/>
        </w:rPr>
      </w:pPr>
      <w:r w:rsidRPr="0055593A">
        <w:rPr>
          <w:rFonts w:ascii="Calibri" w:hAnsi="Calibri" w:cs="Calibri"/>
          <w:b/>
          <w:bCs/>
        </w:rPr>
        <w:t xml:space="preserve">Presentation/emotional tone: </w:t>
      </w:r>
    </w:p>
    <w:p w14:paraId="1FE60697" w14:textId="7026F200" w:rsidR="00C7225E" w:rsidRPr="009D59B4" w:rsidRDefault="00296D25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You will be sitting in a chair, in your normal clothes. </w:t>
      </w:r>
      <w:r w:rsidR="00FC130F" w:rsidRPr="009D59B4">
        <w:rPr>
          <w:rFonts w:ascii="Calibri" w:hAnsi="Calibri" w:cs="Calibri"/>
        </w:rPr>
        <w:t>You are</w:t>
      </w:r>
      <w:r w:rsidR="005205E1">
        <w:rPr>
          <w:rFonts w:ascii="Calibri" w:hAnsi="Calibri" w:cs="Calibri"/>
        </w:rPr>
        <w:t xml:space="preserve"> tired, </w:t>
      </w:r>
      <w:r w:rsidR="00FC130F" w:rsidRPr="009D59B4">
        <w:rPr>
          <w:rFonts w:ascii="Calibri" w:hAnsi="Calibri" w:cs="Calibri"/>
        </w:rPr>
        <w:t xml:space="preserve">uncomfortable </w:t>
      </w:r>
      <w:r w:rsidR="0031604F">
        <w:rPr>
          <w:rFonts w:ascii="Calibri" w:hAnsi="Calibri" w:cs="Calibri"/>
        </w:rPr>
        <w:t xml:space="preserve">and </w:t>
      </w:r>
      <w:r w:rsidR="00FC130F" w:rsidRPr="009D59B4">
        <w:rPr>
          <w:rFonts w:ascii="Calibri" w:hAnsi="Calibri" w:cs="Calibri"/>
        </w:rPr>
        <w:t>holding the left lower side of your face</w:t>
      </w:r>
      <w:r w:rsidR="005205E1">
        <w:rPr>
          <w:rFonts w:ascii="Calibri" w:hAnsi="Calibri" w:cs="Calibri"/>
        </w:rPr>
        <w:t xml:space="preserve"> because of the pain</w:t>
      </w:r>
      <w:r w:rsidR="00497CB7" w:rsidRPr="009D59B4">
        <w:rPr>
          <w:rFonts w:ascii="Calibri" w:hAnsi="Calibri" w:cs="Calibri"/>
        </w:rPr>
        <w:t xml:space="preserve">. </w:t>
      </w:r>
      <w:r w:rsidR="00FF3C62">
        <w:rPr>
          <w:rFonts w:ascii="Calibri" w:hAnsi="Calibri" w:cs="Calibri"/>
        </w:rPr>
        <w:t xml:space="preserve">Your face is normal, with no swelling or </w:t>
      </w:r>
      <w:r w:rsidR="00012297">
        <w:rPr>
          <w:rFonts w:ascii="Calibri" w:hAnsi="Calibri" w:cs="Calibri"/>
        </w:rPr>
        <w:t xml:space="preserve">puffiness. </w:t>
      </w:r>
      <w:r w:rsidR="00497CB7" w:rsidRPr="009D59B4">
        <w:rPr>
          <w:rFonts w:ascii="Calibri" w:hAnsi="Calibri" w:cs="Calibri"/>
        </w:rPr>
        <w:t>You can open your mouth normally.</w:t>
      </w:r>
      <w:r w:rsidR="00BB714B">
        <w:rPr>
          <w:rFonts w:ascii="Calibri" w:hAnsi="Calibri" w:cs="Calibri"/>
        </w:rPr>
        <w:t xml:space="preserve"> Your voice is normal. </w:t>
      </w:r>
    </w:p>
    <w:p w14:paraId="1FE6069E" w14:textId="5E108241" w:rsidR="00C7225E" w:rsidRPr="009D59B4" w:rsidRDefault="00000000">
      <w:pPr>
        <w:rPr>
          <w:rFonts w:ascii="Calibri" w:hAnsi="Calibri" w:cs="Calibri"/>
        </w:rPr>
      </w:pPr>
      <w:r w:rsidRPr="009D59B4">
        <w:rPr>
          <w:rFonts w:ascii="Calibri" w:hAnsi="Calibri" w:cs="Calibri"/>
          <w:b/>
          <w:bCs/>
        </w:rPr>
        <w:t>Oral Cavity:</w:t>
      </w:r>
      <w:r w:rsidR="00544DAB" w:rsidRPr="009D59B4">
        <w:rPr>
          <w:rFonts w:ascii="Calibri" w:hAnsi="Calibri" w:cs="Calibri"/>
        </w:rPr>
        <w:t xml:space="preserve"> </w:t>
      </w:r>
      <w:r w:rsidR="00544DAB" w:rsidRPr="009D59B4">
        <w:rPr>
          <w:rFonts w:ascii="Calibri" w:hAnsi="Calibri" w:cs="Calibri"/>
          <w:noProof/>
        </w:rPr>
        <w:drawing>
          <wp:inline distT="0" distB="0" distL="0" distR="0" wp14:anchorId="0DD5ED96" wp14:editId="5F0BAD9E">
            <wp:extent cx="2092960" cy="2183130"/>
            <wp:effectExtent l="0" t="0" r="2540" b="7620"/>
            <wp:docPr id="669580100" name="Picture 1" descr="File:Dental Caries Lower Right Firs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le:Dental Caries Lower Right First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2960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6069F" w14:textId="211EE69C" w:rsidR="00C7225E" w:rsidRPr="009D59B4" w:rsidRDefault="00D543E3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You have a l</w:t>
      </w:r>
      <w:r w:rsidRPr="009D59B4">
        <w:rPr>
          <w:rFonts w:ascii="Calibri" w:hAnsi="Calibri" w:cs="Calibri"/>
        </w:rPr>
        <w:t xml:space="preserve">arge </w:t>
      </w:r>
      <w:r w:rsidR="00545C5C" w:rsidRPr="009D59B4">
        <w:rPr>
          <w:rFonts w:ascii="Calibri" w:hAnsi="Calibri" w:cs="Calibri"/>
        </w:rPr>
        <w:t xml:space="preserve">cavity </w:t>
      </w:r>
      <w:r w:rsidRPr="009D59B4">
        <w:rPr>
          <w:rFonts w:ascii="Calibri" w:hAnsi="Calibri" w:cs="Calibri"/>
        </w:rPr>
        <w:t xml:space="preserve"> on the left</w:t>
      </w:r>
      <w:r w:rsidR="00545C5C" w:rsidRPr="009D59B4">
        <w:rPr>
          <w:rFonts w:ascii="Calibri" w:hAnsi="Calibri" w:cs="Calibri"/>
        </w:rPr>
        <w:t xml:space="preserve"> lower “</w:t>
      </w:r>
      <w:r w:rsidRPr="009D59B4">
        <w:rPr>
          <w:rFonts w:ascii="Calibri" w:hAnsi="Calibri" w:cs="Calibri"/>
        </w:rPr>
        <w:t xml:space="preserve"> mandibular</w:t>
      </w:r>
      <w:r w:rsidR="00545C5C" w:rsidRPr="009D59B4">
        <w:rPr>
          <w:rFonts w:ascii="Calibri" w:hAnsi="Calibri" w:cs="Calibri"/>
        </w:rPr>
        <w:t>”</w:t>
      </w:r>
      <w:r w:rsidRPr="009D59B4">
        <w:rPr>
          <w:rFonts w:ascii="Calibri" w:hAnsi="Calibri" w:cs="Calibri"/>
        </w:rPr>
        <w:t xml:space="preserve"> first molar</w:t>
      </w:r>
    </w:p>
    <w:p w14:paraId="1FE606A1" w14:textId="34CBFD8D" w:rsidR="00C7225E" w:rsidRPr="009D59B4" w:rsidRDefault="00012297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When</w:t>
      </w:r>
      <w:r w:rsidR="00FF0140" w:rsidRPr="009D59B4">
        <w:rPr>
          <w:rFonts w:ascii="Calibri" w:hAnsi="Calibri" w:cs="Calibri"/>
        </w:rPr>
        <w:t xml:space="preserve"> </w:t>
      </w:r>
      <w:r w:rsidR="00752A78">
        <w:rPr>
          <w:rFonts w:ascii="Calibri" w:hAnsi="Calibri" w:cs="Calibri"/>
        </w:rPr>
        <w:t xml:space="preserve">you </w:t>
      </w:r>
      <w:r w:rsidR="00FF0140" w:rsidRPr="009D59B4">
        <w:rPr>
          <w:rFonts w:ascii="Calibri" w:hAnsi="Calibri" w:cs="Calibri"/>
        </w:rPr>
        <w:t>drink something cold</w:t>
      </w:r>
      <w:r>
        <w:rPr>
          <w:rFonts w:ascii="Calibri" w:hAnsi="Calibri" w:cs="Calibri"/>
        </w:rPr>
        <w:t>,</w:t>
      </w:r>
      <w:r w:rsidR="00FF0140" w:rsidRPr="009D59B4">
        <w:rPr>
          <w:rFonts w:ascii="Calibri" w:hAnsi="Calibri" w:cs="Calibri"/>
        </w:rPr>
        <w:t xml:space="preserve"> it</w:t>
      </w:r>
      <w:r w:rsidR="007F680E" w:rsidRPr="009D59B4">
        <w:rPr>
          <w:rFonts w:ascii="Calibri" w:hAnsi="Calibri" w:cs="Calibri"/>
        </w:rPr>
        <w:t xml:space="preserve"> makes the pain worse</w:t>
      </w:r>
      <w:r>
        <w:rPr>
          <w:rFonts w:ascii="Calibri" w:hAnsi="Calibri" w:cs="Calibri"/>
        </w:rPr>
        <w:t>,</w:t>
      </w:r>
      <w:r w:rsidR="007F680E" w:rsidRPr="009D59B4">
        <w:rPr>
          <w:rFonts w:ascii="Calibri" w:hAnsi="Calibri" w:cs="Calibri"/>
        </w:rPr>
        <w:t xml:space="preserve"> and the pai</w:t>
      </w:r>
      <w:r w:rsidR="00E626A7" w:rsidRPr="009D59B4">
        <w:rPr>
          <w:rFonts w:ascii="Calibri" w:hAnsi="Calibri" w:cs="Calibri"/>
        </w:rPr>
        <w:t>n doesn’t go away immediately after removing the cold stimulus or trigger</w:t>
      </w:r>
      <w:r w:rsidR="00545C5C" w:rsidRPr="009D59B4">
        <w:rPr>
          <w:rFonts w:ascii="Calibri" w:hAnsi="Calibri" w:cs="Calibri"/>
        </w:rPr>
        <w:t xml:space="preserve"> </w:t>
      </w:r>
    </w:p>
    <w:p w14:paraId="45994649" w14:textId="39CF0F7B" w:rsidR="00D834D6" w:rsidRPr="009D59B4" w:rsidRDefault="00152E0F" w:rsidP="00D834D6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You</w:t>
      </w:r>
      <w:r w:rsidR="00752A78">
        <w:rPr>
          <w:rFonts w:ascii="Calibri" w:hAnsi="Calibri" w:cs="Calibri"/>
        </w:rPr>
        <w:t xml:space="preserve"> have</w:t>
      </w:r>
      <w:r w:rsidR="00DB2B66" w:rsidRPr="009D59B4">
        <w:rPr>
          <w:rFonts w:ascii="Calibri" w:hAnsi="Calibri" w:cs="Calibri"/>
        </w:rPr>
        <w:t xml:space="preserve"> slight </w:t>
      </w:r>
      <w:r w:rsidR="00D834D6" w:rsidRPr="009D59B4">
        <w:rPr>
          <w:rFonts w:ascii="Calibri" w:hAnsi="Calibri" w:cs="Calibri"/>
        </w:rPr>
        <w:t>pain</w:t>
      </w:r>
      <w:r w:rsidR="00BB714B">
        <w:rPr>
          <w:rFonts w:ascii="Calibri" w:hAnsi="Calibri" w:cs="Calibri"/>
        </w:rPr>
        <w:t xml:space="preserve"> or tenderness</w:t>
      </w:r>
      <w:r w:rsidR="00D834D6" w:rsidRPr="009D59B4">
        <w:rPr>
          <w:rFonts w:ascii="Calibri" w:hAnsi="Calibri" w:cs="Calibri"/>
        </w:rPr>
        <w:t xml:space="preserve"> when biting or chewing</w:t>
      </w:r>
      <w:r w:rsidR="00CF25DE" w:rsidRPr="009D59B4">
        <w:rPr>
          <w:rFonts w:ascii="Calibri" w:hAnsi="Calibri" w:cs="Calibri"/>
        </w:rPr>
        <w:t>. If the provider taps your tooth</w:t>
      </w:r>
      <w:r>
        <w:rPr>
          <w:rFonts w:ascii="Calibri" w:hAnsi="Calibri" w:cs="Calibri"/>
        </w:rPr>
        <w:t>,</w:t>
      </w:r>
      <w:r w:rsidR="00CF25DE" w:rsidRPr="009D59B4">
        <w:rPr>
          <w:rFonts w:ascii="Calibri" w:hAnsi="Calibri" w:cs="Calibri"/>
        </w:rPr>
        <w:t xml:space="preserve"> it is tender</w:t>
      </w:r>
      <w:r>
        <w:rPr>
          <w:rFonts w:ascii="Calibri" w:hAnsi="Calibri" w:cs="Calibri"/>
        </w:rPr>
        <w:t>,</w:t>
      </w:r>
      <w:r w:rsidR="00CF25DE" w:rsidRPr="009D59B4">
        <w:rPr>
          <w:rFonts w:ascii="Calibri" w:hAnsi="Calibri" w:cs="Calibri"/>
        </w:rPr>
        <w:t xml:space="preserve"> but other teeth feel normal </w:t>
      </w:r>
    </w:p>
    <w:p w14:paraId="0B91E3D7" w14:textId="77777777" w:rsidR="00152E0F" w:rsidRDefault="00000000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No gingival </w:t>
      </w:r>
      <w:r w:rsidR="00080308" w:rsidRPr="009D59B4">
        <w:rPr>
          <w:rFonts w:ascii="Calibri" w:hAnsi="Calibri" w:cs="Calibri"/>
        </w:rPr>
        <w:t xml:space="preserve">“gum” </w:t>
      </w:r>
      <w:r w:rsidRPr="009D59B4">
        <w:rPr>
          <w:rFonts w:ascii="Calibri" w:hAnsi="Calibri" w:cs="Calibri"/>
        </w:rPr>
        <w:t>swelling, fluctuance, or purulence</w:t>
      </w:r>
      <w:r w:rsidR="004C3E30" w:rsidRPr="009D59B4">
        <w:rPr>
          <w:rFonts w:ascii="Calibri" w:hAnsi="Calibri" w:cs="Calibri"/>
        </w:rPr>
        <w:t>. There is no abscess in your mouth</w:t>
      </w:r>
      <w:r w:rsidR="002702E2">
        <w:rPr>
          <w:rFonts w:ascii="Calibri" w:hAnsi="Calibri" w:cs="Calibri"/>
        </w:rPr>
        <w:t xml:space="preserve">. </w:t>
      </w:r>
    </w:p>
    <w:p w14:paraId="1FE606A2" w14:textId="5791B321" w:rsidR="00C7225E" w:rsidRPr="009D59B4" w:rsidRDefault="002702E2">
      <w:pPr>
        <w:pStyle w:val="ListParagraph"/>
        <w:numPr>
          <w:ilvl w:val="0"/>
          <w:numId w:val="10"/>
        </w:numPr>
        <w:rPr>
          <w:rFonts w:ascii="Calibri" w:hAnsi="Calibri" w:cs="Calibri"/>
        </w:rPr>
      </w:pPr>
      <w:r>
        <w:rPr>
          <w:rFonts w:ascii="Calibri" w:hAnsi="Calibri" w:cs="Calibri"/>
        </w:rPr>
        <w:t>It does not hurt if the provider presses or palpates your gums.</w:t>
      </w:r>
    </w:p>
    <w:p w14:paraId="1FE606BA" w14:textId="77777777" w:rsidR="00C7225E" w:rsidRPr="009D59B4" w:rsidRDefault="00C7225E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</w:p>
    <w:p w14:paraId="1FE606BB" w14:textId="77777777" w:rsidR="00C7225E" w:rsidRPr="00880F8D" w:rsidRDefault="00000000">
      <w:pPr>
        <w:pStyle w:val="Heading2"/>
        <w:rPr>
          <w:rFonts w:ascii="Calibri" w:hAnsi="Calibri" w:cs="Calibri"/>
          <w:b/>
          <w:bCs/>
          <w:color w:val="auto"/>
          <w:sz w:val="24"/>
          <w:szCs w:val="24"/>
        </w:rPr>
      </w:pPr>
      <w:r w:rsidRPr="00880F8D">
        <w:rPr>
          <w:rFonts w:ascii="Calibri" w:hAnsi="Calibri" w:cs="Calibri"/>
          <w:b/>
          <w:bCs/>
          <w:color w:val="auto"/>
          <w:sz w:val="24"/>
          <w:szCs w:val="24"/>
        </w:rPr>
        <w:t>Emergency Department Management</w:t>
      </w:r>
    </w:p>
    <w:p w14:paraId="0E8F631F" w14:textId="77777777" w:rsidR="000840FE" w:rsidRDefault="000840FE" w:rsidP="004A7EB7"/>
    <w:p w14:paraId="4B17FA1C" w14:textId="77777777" w:rsidR="001A5B36" w:rsidRDefault="004A7EB7" w:rsidP="004A7EB7">
      <w:r w:rsidRPr="009D59B4">
        <w:lastRenderedPageBreak/>
        <w:t xml:space="preserve">The provider should </w:t>
      </w:r>
      <w:r w:rsidR="000553EB" w:rsidRPr="009D59B4">
        <w:t>offer you a dental block</w:t>
      </w:r>
      <w:r w:rsidR="00880F8D">
        <w:t>, also called “nerve block” or dental anesthesia,</w:t>
      </w:r>
      <w:r w:rsidR="003F0A41" w:rsidRPr="009D59B4">
        <w:t xml:space="preserve"> that numbs the teeth and surrounding tissues for a few hours</w:t>
      </w:r>
      <w:r w:rsidR="007635A9" w:rsidRPr="009D59B4">
        <w:t xml:space="preserve">. </w:t>
      </w:r>
    </w:p>
    <w:p w14:paraId="779716AA" w14:textId="630B7F1A" w:rsidR="000B20BA" w:rsidRDefault="007635A9" w:rsidP="004A7EB7">
      <w:r w:rsidRPr="009D59B4">
        <w:t>You can deny the block</w:t>
      </w:r>
      <w:r w:rsidR="00B4069E">
        <w:t xml:space="preserve">. </w:t>
      </w:r>
    </w:p>
    <w:p w14:paraId="6F788EC9" w14:textId="25B3A393" w:rsidR="004A7EB7" w:rsidRPr="009D59B4" w:rsidRDefault="00B4069E" w:rsidP="004A7EB7">
      <w:r>
        <w:t xml:space="preserve">The provider should offer you the following </w:t>
      </w:r>
    </w:p>
    <w:p w14:paraId="1FE606BC" w14:textId="269E7859" w:rsidR="00C7225E" w:rsidRPr="009D59B4" w:rsidRDefault="00000000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9D59B4">
        <w:rPr>
          <w:rFonts w:ascii="Calibri" w:hAnsi="Calibri" w:cs="Calibri"/>
          <w:color w:val="auto"/>
          <w:sz w:val="24"/>
          <w:szCs w:val="24"/>
        </w:rPr>
        <w:t>Pain Control</w:t>
      </w:r>
    </w:p>
    <w:p w14:paraId="1FE606BD" w14:textId="1D399D3E" w:rsidR="00C7225E" w:rsidRPr="009D59B4" w:rsidRDefault="00000000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NSAIDs (ibuprofen)</w:t>
      </w:r>
      <w:r w:rsidR="009B7577">
        <w:rPr>
          <w:rFonts w:ascii="Calibri" w:hAnsi="Calibri" w:cs="Calibri"/>
        </w:rPr>
        <w:t xml:space="preserve"> Advil/ Motrin 400 -600 mg every </w:t>
      </w:r>
      <w:r w:rsidR="00530CF0">
        <w:rPr>
          <w:rFonts w:ascii="Calibri" w:hAnsi="Calibri" w:cs="Calibri"/>
        </w:rPr>
        <w:t>4-6 hours</w:t>
      </w:r>
      <w:r w:rsidRPr="009D59B4">
        <w:rPr>
          <w:rFonts w:ascii="Calibri" w:hAnsi="Calibri" w:cs="Calibri"/>
        </w:rPr>
        <w:t xml:space="preserve"> ± acetaminophen</w:t>
      </w:r>
      <w:r w:rsidR="00530CF0">
        <w:rPr>
          <w:rFonts w:ascii="Calibri" w:hAnsi="Calibri" w:cs="Calibri"/>
        </w:rPr>
        <w:t xml:space="preserve"> (Tylenol) </w:t>
      </w:r>
      <w:r w:rsidR="001B3A4F">
        <w:rPr>
          <w:rFonts w:ascii="Calibri" w:hAnsi="Calibri" w:cs="Calibri"/>
        </w:rPr>
        <w:t>up to 1000 mg</w:t>
      </w:r>
      <w:r w:rsidR="006322BF">
        <w:rPr>
          <w:rFonts w:ascii="Calibri" w:hAnsi="Calibri" w:cs="Calibri"/>
        </w:rPr>
        <w:t xml:space="preserve"> (2 extra strength every 4 hours)</w:t>
      </w:r>
    </w:p>
    <w:p w14:paraId="1FE606C0" w14:textId="7932411B" w:rsidR="00C7225E" w:rsidRPr="001A5B36" w:rsidRDefault="00000000" w:rsidP="0069451E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A5B36">
        <w:rPr>
          <w:rFonts w:ascii="Calibri" w:hAnsi="Calibri" w:cs="Calibri"/>
        </w:rPr>
        <w:t xml:space="preserve">Short course of opioid analgesics if </w:t>
      </w:r>
      <w:r w:rsidR="00961B78" w:rsidRPr="001A5B36">
        <w:rPr>
          <w:rFonts w:ascii="Calibri" w:hAnsi="Calibri" w:cs="Calibri"/>
        </w:rPr>
        <w:t xml:space="preserve">the </w:t>
      </w:r>
      <w:r w:rsidR="00B03698" w:rsidRPr="001A5B36">
        <w:rPr>
          <w:rFonts w:ascii="Calibri" w:hAnsi="Calibri" w:cs="Calibri"/>
        </w:rPr>
        <w:t xml:space="preserve">patient has tried the above regimen without adequate relief </w:t>
      </w:r>
    </w:p>
    <w:p w14:paraId="13CB7C42" w14:textId="1591DC3E" w:rsidR="0012102E" w:rsidRPr="001A5B36" w:rsidRDefault="0012102E" w:rsidP="0069451E">
      <w:pPr>
        <w:pStyle w:val="ListParagraph"/>
        <w:numPr>
          <w:ilvl w:val="0"/>
          <w:numId w:val="15"/>
        </w:numPr>
        <w:rPr>
          <w:rFonts w:ascii="Calibri" w:hAnsi="Calibri" w:cs="Calibri"/>
        </w:rPr>
      </w:pPr>
      <w:r w:rsidRPr="001A5B36">
        <w:rPr>
          <w:rFonts w:ascii="Calibri" w:hAnsi="Calibri" w:cs="Calibri"/>
        </w:rPr>
        <w:t>Ask the provider</w:t>
      </w:r>
      <w:r w:rsidR="001A5B36" w:rsidRPr="001A5B36">
        <w:rPr>
          <w:rFonts w:ascii="Calibri" w:hAnsi="Calibri" w:cs="Calibri"/>
        </w:rPr>
        <w:t>,</w:t>
      </w:r>
      <w:r w:rsidRPr="001A5B36">
        <w:rPr>
          <w:rFonts w:ascii="Calibri" w:hAnsi="Calibri" w:cs="Calibri"/>
        </w:rPr>
        <w:t xml:space="preserve"> “Can I get an antibiotic</w:t>
      </w:r>
      <w:r w:rsidR="001A5B36">
        <w:rPr>
          <w:rFonts w:ascii="Calibri" w:hAnsi="Calibri" w:cs="Calibri"/>
        </w:rPr>
        <w:t>? It</w:t>
      </w:r>
      <w:r w:rsidRPr="001A5B36">
        <w:rPr>
          <w:rFonts w:ascii="Calibri" w:hAnsi="Calibri" w:cs="Calibri"/>
        </w:rPr>
        <w:t xml:space="preserve"> has helped in the past when I had a toothache</w:t>
      </w:r>
      <w:r w:rsidR="001A5B36">
        <w:rPr>
          <w:rFonts w:ascii="Calibri" w:hAnsi="Calibri" w:cs="Calibri"/>
        </w:rPr>
        <w:t>.</w:t>
      </w:r>
      <w:r w:rsidR="00266D40" w:rsidRPr="001A5B36">
        <w:rPr>
          <w:rFonts w:ascii="Calibri" w:hAnsi="Calibri" w:cs="Calibri"/>
        </w:rPr>
        <w:t>”</w:t>
      </w:r>
    </w:p>
    <w:p w14:paraId="1FE606C1" w14:textId="25AAA510" w:rsidR="00C7225E" w:rsidRDefault="00000000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9D59B4">
        <w:rPr>
          <w:rFonts w:ascii="Calibri" w:hAnsi="Calibri" w:cs="Calibri"/>
          <w:color w:val="auto"/>
          <w:sz w:val="24"/>
          <w:szCs w:val="24"/>
        </w:rPr>
        <w:t xml:space="preserve"> Patient Education</w:t>
      </w:r>
    </w:p>
    <w:p w14:paraId="57362922" w14:textId="431F57E4" w:rsidR="00744F68" w:rsidRPr="00744F68" w:rsidRDefault="00744F68" w:rsidP="00744F68">
      <w:r>
        <w:t xml:space="preserve">The provider should tell you the following </w:t>
      </w:r>
    </w:p>
    <w:p w14:paraId="1FE606C2" w14:textId="77777777" w:rsidR="00C7225E" w:rsidRPr="003243D9" w:rsidRDefault="00000000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 xml:space="preserve">Pain will </w:t>
      </w:r>
      <w:r w:rsidRPr="009D59B4">
        <w:rPr>
          <w:rFonts w:ascii="Calibri" w:hAnsi="Calibri" w:cs="Calibri"/>
          <w:b/>
          <w:bCs/>
        </w:rPr>
        <w:t>not improve without dental intervention</w:t>
      </w:r>
    </w:p>
    <w:p w14:paraId="2391D7DD" w14:textId="448D2CB2" w:rsidR="003243D9" w:rsidRPr="00213444" w:rsidRDefault="003243D9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You need to see a dentist within 72 hours</w:t>
      </w:r>
      <w:r w:rsidR="003B50D4">
        <w:rPr>
          <w:rFonts w:ascii="Calibri" w:hAnsi="Calibri" w:cs="Calibri"/>
          <w:b/>
          <w:bCs/>
        </w:rPr>
        <w:t xml:space="preserve"> to receive dental treatment </w:t>
      </w:r>
    </w:p>
    <w:p w14:paraId="339B2E1E" w14:textId="579009E9" w:rsidR="00213444" w:rsidRPr="00C9149A" w:rsidRDefault="00213444" w:rsidP="00213444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C9149A">
        <w:rPr>
          <w:rFonts w:ascii="Calibri" w:hAnsi="Calibri" w:cs="Calibri"/>
        </w:rPr>
        <w:t>The provider should ask you if you can see a dentist</w:t>
      </w:r>
      <w:r w:rsidR="00665BF5">
        <w:rPr>
          <w:rFonts w:ascii="Calibri" w:hAnsi="Calibri" w:cs="Calibri"/>
        </w:rPr>
        <w:t>. You</w:t>
      </w:r>
      <w:r w:rsidRPr="007E7E1C">
        <w:rPr>
          <w:rFonts w:ascii="Calibri" w:hAnsi="Calibri" w:cs="Calibri"/>
          <w:b/>
          <w:bCs/>
        </w:rPr>
        <w:t xml:space="preserve"> </w:t>
      </w:r>
      <w:r w:rsidR="00C9149A" w:rsidRPr="007E7E1C">
        <w:rPr>
          <w:rFonts w:ascii="Calibri" w:hAnsi="Calibri" w:cs="Calibri"/>
          <w:b/>
          <w:bCs/>
        </w:rPr>
        <w:t>should say it will take a while for you to figure that out</w:t>
      </w:r>
    </w:p>
    <w:p w14:paraId="1FE606C3" w14:textId="5E021179" w:rsidR="00C7225E" w:rsidRDefault="00000000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A</w:t>
      </w:r>
      <w:r w:rsidR="008F21C3">
        <w:rPr>
          <w:rFonts w:ascii="Calibri" w:hAnsi="Calibri" w:cs="Calibri"/>
        </w:rPr>
        <w:t xml:space="preserve">ntibiotics are not needed for your case </w:t>
      </w:r>
      <w:r w:rsidR="00440B81">
        <w:rPr>
          <w:rFonts w:ascii="Calibri" w:hAnsi="Calibri" w:cs="Calibri"/>
        </w:rPr>
        <w:t>(you</w:t>
      </w:r>
      <w:r w:rsidR="005D474A">
        <w:rPr>
          <w:rFonts w:ascii="Calibri" w:hAnsi="Calibri" w:cs="Calibri"/>
        </w:rPr>
        <w:t xml:space="preserve"> can ask the provider for </w:t>
      </w:r>
      <w:r w:rsidR="00561308">
        <w:rPr>
          <w:rFonts w:ascii="Calibri" w:hAnsi="Calibri" w:cs="Calibri"/>
        </w:rPr>
        <w:t xml:space="preserve">antibiotics, </w:t>
      </w:r>
      <w:r w:rsidR="00665BF5">
        <w:rPr>
          <w:rFonts w:ascii="Calibri" w:hAnsi="Calibri" w:cs="Calibri"/>
        </w:rPr>
        <w:t xml:space="preserve">but </w:t>
      </w:r>
      <w:r w:rsidR="00561308">
        <w:rPr>
          <w:rFonts w:ascii="Calibri" w:hAnsi="Calibri" w:cs="Calibri"/>
        </w:rPr>
        <w:t>they shoul</w:t>
      </w:r>
      <w:r w:rsidR="00440B81">
        <w:rPr>
          <w:rFonts w:ascii="Calibri" w:hAnsi="Calibri" w:cs="Calibri"/>
        </w:rPr>
        <w:t>d not prescribe them)</w:t>
      </w:r>
    </w:p>
    <w:p w14:paraId="4B88AFFC" w14:textId="21D1A408" w:rsidR="00C61900" w:rsidRDefault="00665BF5" w:rsidP="00C61900">
      <w:pPr>
        <w:pStyle w:val="ListParagraph"/>
        <w:numPr>
          <w:ilvl w:val="0"/>
          <w:numId w:val="17"/>
        </w:numPr>
        <w:rPr>
          <w:rFonts w:ascii="Calibri" w:hAnsi="Calibri" w:cs="Calibri"/>
        </w:rPr>
      </w:pPr>
      <w:r>
        <w:rPr>
          <w:rFonts w:ascii="Calibri" w:hAnsi="Calibri" w:cs="Calibri"/>
        </w:rPr>
        <w:t>The provider</w:t>
      </w:r>
      <w:r w:rsidR="00C61900">
        <w:rPr>
          <w:rFonts w:ascii="Calibri" w:hAnsi="Calibri" w:cs="Calibri"/>
        </w:rPr>
        <w:t xml:space="preserve"> should let you know to watch out for worsening of symptoms like </w:t>
      </w:r>
    </w:p>
    <w:p w14:paraId="4D36A592" w14:textId="3DAA5B98" w:rsidR="00C61900" w:rsidRPr="009D59B4" w:rsidRDefault="00C61900" w:rsidP="00C61900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Facial swelling</w:t>
      </w:r>
    </w:p>
    <w:p w14:paraId="447AAB5B" w14:textId="77777777" w:rsidR="00C61900" w:rsidRPr="009D59B4" w:rsidRDefault="00C61900" w:rsidP="00C61900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Fever</w:t>
      </w:r>
    </w:p>
    <w:p w14:paraId="49F1682F" w14:textId="403E6F06" w:rsidR="00C61900" w:rsidRPr="00C61900" w:rsidRDefault="00C61900" w:rsidP="00C61900">
      <w:pPr>
        <w:pStyle w:val="ListParagraph"/>
        <w:numPr>
          <w:ilvl w:val="1"/>
          <w:numId w:val="17"/>
        </w:numPr>
        <w:rPr>
          <w:rFonts w:ascii="Calibri" w:hAnsi="Calibri" w:cs="Calibri"/>
        </w:rPr>
      </w:pPr>
      <w:r w:rsidRPr="009D59B4">
        <w:rPr>
          <w:rFonts w:ascii="Calibri" w:hAnsi="Calibri" w:cs="Calibri"/>
        </w:rPr>
        <w:t>Difficulty swallowing or breathing</w:t>
      </w:r>
    </w:p>
    <w:p w14:paraId="1FE606C5" w14:textId="6D0026F1" w:rsidR="00C7225E" w:rsidRDefault="00000000">
      <w:pPr>
        <w:pStyle w:val="Heading3"/>
        <w:rPr>
          <w:rFonts w:ascii="Calibri" w:hAnsi="Calibri" w:cs="Calibri"/>
          <w:color w:val="auto"/>
          <w:sz w:val="24"/>
          <w:szCs w:val="24"/>
        </w:rPr>
      </w:pPr>
      <w:r w:rsidRPr="009D59B4">
        <w:rPr>
          <w:rFonts w:ascii="Calibri" w:hAnsi="Calibri" w:cs="Calibri"/>
          <w:color w:val="auto"/>
          <w:sz w:val="24"/>
          <w:szCs w:val="24"/>
        </w:rPr>
        <w:t>Referral</w:t>
      </w:r>
    </w:p>
    <w:p w14:paraId="23AEF816" w14:textId="77777777" w:rsidR="00CE4FF5" w:rsidRDefault="00DD1B91" w:rsidP="00DD1B91">
      <w:r>
        <w:t>The provider should ask you if you would like to save your tooth</w:t>
      </w:r>
      <w:r w:rsidR="00FE3756">
        <w:t xml:space="preserve">. </w:t>
      </w:r>
    </w:p>
    <w:p w14:paraId="45C954B2" w14:textId="6B2C75C5" w:rsidR="00DD1B91" w:rsidRPr="00DD1B91" w:rsidRDefault="00FE3756" w:rsidP="00DD1B91">
      <w:r>
        <w:t>You want to save your tooth</w:t>
      </w:r>
      <w:r w:rsidR="003B50D4">
        <w:t xml:space="preserve">. </w:t>
      </w:r>
    </w:p>
    <w:p w14:paraId="1D544CCD" w14:textId="77777777" w:rsidR="00850810" w:rsidRPr="009D59B4" w:rsidRDefault="00850810">
      <w:pPr>
        <w:pBdr>
          <w:top w:val="single" w:sz="12" w:space="0" w:color="auto"/>
        </w:pBdr>
        <w:spacing w:after="0"/>
        <w:rPr>
          <w:rFonts w:ascii="Calibri" w:hAnsi="Calibri" w:cs="Calibri"/>
        </w:rPr>
      </w:pPr>
    </w:p>
    <w:p w14:paraId="1FE606DC" w14:textId="2B434B58" w:rsidR="00C7225E" w:rsidRPr="00991EA4" w:rsidRDefault="00EF4C05">
      <w:pPr>
        <w:rPr>
          <w:rFonts w:ascii="Calibri" w:hAnsi="Calibri" w:cs="Calibri"/>
          <w:b/>
          <w:bCs/>
        </w:rPr>
      </w:pPr>
      <w:r w:rsidRPr="00991EA4">
        <w:rPr>
          <w:rFonts w:ascii="Calibri" w:hAnsi="Calibri" w:cs="Calibri"/>
          <w:b/>
          <w:bCs/>
        </w:rPr>
        <w:t xml:space="preserve">Checklist: </w:t>
      </w:r>
    </w:p>
    <w:p w14:paraId="13D20C5B" w14:textId="55759427" w:rsidR="00BE793A" w:rsidRDefault="00BE793A" w:rsidP="009159E4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What was your experience like </w:t>
      </w:r>
      <w:r w:rsidR="0000543D">
        <w:rPr>
          <w:rFonts w:ascii="Calibri" w:hAnsi="Calibri" w:cs="Calibri"/>
        </w:rPr>
        <w:t>during</w:t>
      </w:r>
      <w:r w:rsidR="00A3632D">
        <w:rPr>
          <w:rFonts w:ascii="Calibri" w:hAnsi="Calibri" w:cs="Calibri"/>
        </w:rPr>
        <w:t xml:space="preserve"> this encounter with the provider using the clinical decision support tool for dental pain? </w:t>
      </w:r>
      <w:r w:rsidR="00103C2E">
        <w:rPr>
          <w:rFonts w:ascii="Calibri" w:hAnsi="Calibri" w:cs="Calibri"/>
        </w:rPr>
        <w:t xml:space="preserve">Good/neutral/bad </w:t>
      </w:r>
    </w:p>
    <w:p w14:paraId="097A4C2E" w14:textId="7BD1AEC7" w:rsidR="00103C2E" w:rsidRDefault="00103C2E" w:rsidP="00103C2E">
      <w:pPr>
        <w:pStyle w:val="ListParagraph"/>
        <w:numPr>
          <w:ilvl w:val="1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Please explain</w:t>
      </w:r>
      <w:r w:rsidR="008B103E">
        <w:rPr>
          <w:rFonts w:ascii="Calibri" w:hAnsi="Calibri" w:cs="Calibri"/>
        </w:rPr>
        <w:t xml:space="preserve"> (open-ended)</w:t>
      </w:r>
    </w:p>
    <w:p w14:paraId="4E8334AE" w14:textId="3EF427F9" w:rsidR="003C6EFD" w:rsidRDefault="004C2A30" w:rsidP="003C6EFD">
      <w:pPr>
        <w:pStyle w:val="ListParagraph"/>
        <w:numPr>
          <w:ilvl w:val="1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Did you feel worried that the provider was using a CDST</w:t>
      </w:r>
      <w:r w:rsidR="00C606C0">
        <w:rPr>
          <w:rFonts w:ascii="Calibri" w:hAnsi="Calibri" w:cs="Calibri"/>
        </w:rPr>
        <w:t>? Why or why not (open-ended)</w:t>
      </w:r>
    </w:p>
    <w:p w14:paraId="34E023BB" w14:textId="09253166" w:rsidR="003C6EFD" w:rsidRPr="003C6EFD" w:rsidRDefault="007318E5" w:rsidP="003C6EFD">
      <w:pPr>
        <w:rPr>
          <w:rFonts w:ascii="Calibri" w:hAnsi="Calibri" w:cs="Calibri"/>
        </w:rPr>
      </w:pPr>
      <w:r>
        <w:rPr>
          <w:rFonts w:ascii="Calibri" w:hAnsi="Calibri" w:cs="Calibri"/>
        </w:rPr>
        <w:t>Answer Yes/No for the following questions</w:t>
      </w:r>
    </w:p>
    <w:p w14:paraId="0006BD9C" w14:textId="7AAB7B25" w:rsidR="009159E4" w:rsidRDefault="009159E4" w:rsidP="009159E4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Did the provider ask if you have a fever</w:t>
      </w:r>
      <w:r w:rsidR="00C606C0">
        <w:rPr>
          <w:rFonts w:ascii="Calibri" w:hAnsi="Calibri" w:cs="Calibri"/>
        </w:rPr>
        <w:t>?</w:t>
      </w:r>
    </w:p>
    <w:p w14:paraId="266826CA" w14:textId="31737204" w:rsidR="0027536B" w:rsidRDefault="0027536B" w:rsidP="009159E4">
      <w:pPr>
        <w:pStyle w:val="ListParagraph"/>
        <w:numPr>
          <w:ilvl w:val="0"/>
          <w:numId w:val="23"/>
        </w:numPr>
        <w:rPr>
          <w:del w:id="11" w:author="Wright,Ashleigh" w:date="2026-05-18T22:15:00Z" w16du:dateUtc="2026-05-18T22:15:08Z"/>
          <w:rFonts w:ascii="Calibri" w:hAnsi="Calibri" w:cs="Calibri"/>
        </w:rPr>
      </w:pPr>
      <w:del w:id="12" w:author="Wright,Ashleigh" w:date="2026-05-18T22:15:00Z" w16du:dateUtc="2026-05-18T22:15:08Z">
        <w:r w:rsidRPr="335AF5CB" w:rsidDel="0027536B">
          <w:rPr>
            <w:rFonts w:ascii="Calibri" w:hAnsi="Calibri" w:cs="Calibri"/>
          </w:rPr>
          <w:delText>Did the provider ask if you have any medication allergies</w:delText>
        </w:r>
        <w:r w:rsidRPr="335AF5CB" w:rsidDel="00C606C0">
          <w:rPr>
            <w:rFonts w:ascii="Calibri" w:hAnsi="Calibri" w:cs="Calibri"/>
          </w:rPr>
          <w:delText>?</w:delText>
        </w:r>
      </w:del>
    </w:p>
    <w:p w14:paraId="1C171886" w14:textId="0ACC82B6" w:rsidR="00C31446" w:rsidRDefault="0027536B" w:rsidP="00C31446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335AF5CB">
        <w:rPr>
          <w:rFonts w:ascii="Calibri" w:hAnsi="Calibri" w:cs="Calibri"/>
        </w:rPr>
        <w:t>Did the provider ask if you are allergic to penicillin?</w:t>
      </w:r>
    </w:p>
    <w:p w14:paraId="32E3BE29" w14:textId="580B012D" w:rsidR="00E06A29" w:rsidRDefault="00E06A29" w:rsidP="00E06A29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Did the provider ask if there is pain with col</w:t>
      </w:r>
      <w:r w:rsidR="00CC2F98">
        <w:rPr>
          <w:rFonts w:ascii="Calibri" w:hAnsi="Calibri" w:cs="Calibri"/>
        </w:rPr>
        <w:t>d?</w:t>
      </w:r>
    </w:p>
    <w:p w14:paraId="5AACD264" w14:textId="1818292D" w:rsidR="00CC2F98" w:rsidRPr="00CC2F98" w:rsidRDefault="00CC2F98" w:rsidP="00CC2F98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48EE1992">
        <w:rPr>
          <w:rFonts w:ascii="Calibri" w:hAnsi="Calibri" w:cs="Calibri"/>
        </w:rPr>
        <w:t xml:space="preserve">Did the provider ask </w:t>
      </w:r>
      <w:del w:id="13" w:author="Wright,Ashleigh" w:date="2026-05-18T21:59:00Z" w16du:dateUtc="2026-05-18T21:59:32Z">
        <w:r w:rsidRPr="48EE1992" w:rsidDel="00CC2F98">
          <w:rPr>
            <w:rFonts w:ascii="Calibri" w:hAnsi="Calibri" w:cs="Calibri"/>
          </w:rPr>
          <w:delText>if there is pain with cold</w:delText>
        </w:r>
        <w:r w:rsidRPr="48EE1992" w:rsidDel="00A27EC5">
          <w:rPr>
            <w:rFonts w:ascii="Calibri" w:hAnsi="Calibri" w:cs="Calibri"/>
          </w:rPr>
          <w:delText xml:space="preserve">, whether </w:delText>
        </w:r>
      </w:del>
      <w:ins w:id="14" w:author="Wright,Ashleigh" w:date="2026-05-18T21:59:00Z" w16du:dateUtc="2026-05-18T21:59:34Z">
        <w:r w:rsidR="17AF0610" w:rsidRPr="48EE1992">
          <w:rPr>
            <w:rFonts w:ascii="Calibri" w:hAnsi="Calibri" w:cs="Calibri"/>
          </w:rPr>
          <w:t>if the pain</w:t>
        </w:r>
      </w:ins>
      <w:del w:id="15" w:author="Wright,Ashleigh" w:date="2026-05-18T21:59:00Z" w16du:dateUtc="2026-05-18T21:59:35Z">
        <w:r w:rsidRPr="48EE1992" w:rsidDel="00A27EC5">
          <w:rPr>
            <w:rFonts w:ascii="Calibri" w:hAnsi="Calibri" w:cs="Calibri"/>
          </w:rPr>
          <w:delText>it</w:delText>
        </w:r>
      </w:del>
      <w:r w:rsidRPr="48EE1992">
        <w:rPr>
          <w:rFonts w:ascii="Calibri" w:hAnsi="Calibri" w:cs="Calibri"/>
        </w:rPr>
        <w:t xml:space="preserve"> goes away</w:t>
      </w:r>
      <w:ins w:id="16" w:author="Wright,Ashleigh" w:date="2026-05-18T21:59:00Z" w16du:dateUtc="2026-05-18T21:59:53Z">
        <w:r w:rsidR="2A333592" w:rsidRPr="48EE1992">
          <w:rPr>
            <w:rFonts w:ascii="Calibri" w:hAnsi="Calibri" w:cs="Calibri"/>
          </w:rPr>
          <w:t>?</w:t>
        </w:r>
      </w:ins>
      <w:r w:rsidRPr="48EE1992">
        <w:rPr>
          <w:rFonts w:ascii="Calibri" w:hAnsi="Calibri" w:cs="Calibri"/>
        </w:rPr>
        <w:t xml:space="preserve"> immediately or </w:t>
      </w:r>
      <w:r w:rsidR="00A27EC5" w:rsidRPr="48EE1992">
        <w:rPr>
          <w:rFonts w:ascii="Calibri" w:hAnsi="Calibri" w:cs="Calibri"/>
        </w:rPr>
        <w:t>persists after removing the cold trigger?</w:t>
      </w:r>
    </w:p>
    <w:p w14:paraId="25D1A46C" w14:textId="03EA3782" w:rsidR="0001219A" w:rsidRDefault="0001219A" w:rsidP="00EF4C0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 w:rsidRPr="48EE1992">
        <w:rPr>
          <w:rFonts w:ascii="Calibri" w:hAnsi="Calibri" w:cs="Calibri"/>
        </w:rPr>
        <w:t xml:space="preserve">Did the provider ask </w:t>
      </w:r>
      <w:r w:rsidR="00850810" w:rsidRPr="48EE1992">
        <w:rPr>
          <w:rFonts w:ascii="Calibri" w:hAnsi="Calibri" w:cs="Calibri"/>
        </w:rPr>
        <w:t>if there is pain with biting/chewing/tapping the tooth</w:t>
      </w:r>
      <w:ins w:id="17" w:author="Wright,Ashleigh" w:date="2026-05-18T21:59:00Z" w16du:dateUtc="2026-05-18T21:59:55Z">
        <w:r w:rsidR="024FF6D8" w:rsidRPr="48EE1992">
          <w:rPr>
            <w:rFonts w:ascii="Calibri" w:hAnsi="Calibri" w:cs="Calibri"/>
          </w:rPr>
          <w:t>?</w:t>
        </w:r>
      </w:ins>
    </w:p>
    <w:p w14:paraId="3F7FFD55" w14:textId="32791322" w:rsidR="00EF4C05" w:rsidRDefault="00EF4C05" w:rsidP="00EF4C0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Did the provider ask you if you have taken Advil/Motrin (ibuprofen)</w:t>
      </w:r>
      <w:r w:rsidR="003C6EFD">
        <w:rPr>
          <w:rFonts w:ascii="Calibri" w:hAnsi="Calibri" w:cs="Calibri"/>
        </w:rPr>
        <w:t xml:space="preserve">, Tylenol, or an </w:t>
      </w:r>
      <w:r w:rsidR="000B0F6C">
        <w:rPr>
          <w:rFonts w:ascii="Calibri" w:hAnsi="Calibri" w:cs="Calibri"/>
        </w:rPr>
        <w:t xml:space="preserve">antibiotic </w:t>
      </w:r>
      <w:r w:rsidR="0001219A">
        <w:rPr>
          <w:rFonts w:ascii="Calibri" w:hAnsi="Calibri" w:cs="Calibri"/>
        </w:rPr>
        <w:t>at home</w:t>
      </w:r>
      <w:r w:rsidR="003C6EFD">
        <w:rPr>
          <w:rFonts w:ascii="Calibri" w:hAnsi="Calibri" w:cs="Calibri"/>
        </w:rPr>
        <w:t>?</w:t>
      </w:r>
    </w:p>
    <w:p w14:paraId="357C0F21" w14:textId="73FCDA44" w:rsidR="00794D5E" w:rsidRDefault="00794D5E" w:rsidP="00794D5E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Did the provider offer you </w:t>
      </w:r>
      <w:r w:rsidR="003C6EFD">
        <w:rPr>
          <w:rFonts w:ascii="Calibri" w:hAnsi="Calibri" w:cs="Calibri"/>
        </w:rPr>
        <w:t xml:space="preserve">a dental block, dental anesthesia, or an </w:t>
      </w:r>
      <w:r>
        <w:rPr>
          <w:rFonts w:ascii="Calibri" w:hAnsi="Calibri" w:cs="Calibri"/>
        </w:rPr>
        <w:t xml:space="preserve">injection? </w:t>
      </w:r>
    </w:p>
    <w:p w14:paraId="0E0A200B" w14:textId="469CE725" w:rsidR="00794D5E" w:rsidRPr="003813A2" w:rsidRDefault="00794D5E" w:rsidP="003813A2">
      <w:pPr>
        <w:pStyle w:val="ListParagraph"/>
        <w:numPr>
          <w:ilvl w:val="1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If yes, did they explain that it provides temporary pain relief</w:t>
      </w:r>
      <w:r w:rsidR="003C6EFD">
        <w:rPr>
          <w:rFonts w:ascii="Calibri" w:hAnsi="Calibri" w:cs="Calibri"/>
        </w:rPr>
        <w:t>?</w:t>
      </w:r>
    </w:p>
    <w:p w14:paraId="41F977D9" w14:textId="1A071440" w:rsidR="00541748" w:rsidRPr="00541748" w:rsidRDefault="00541748" w:rsidP="00541748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>Did the provider explain why you don’t need an antibiotic?</w:t>
      </w:r>
    </w:p>
    <w:p w14:paraId="38589BDC" w14:textId="0349D192" w:rsidR="00423043" w:rsidRDefault="00423043" w:rsidP="00EF4C0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Did the provider </w:t>
      </w:r>
      <w:r w:rsidR="00535B0E">
        <w:rPr>
          <w:rFonts w:ascii="Calibri" w:hAnsi="Calibri" w:cs="Calibri"/>
        </w:rPr>
        <w:t>tell you</w:t>
      </w:r>
      <w:r>
        <w:rPr>
          <w:rFonts w:ascii="Calibri" w:hAnsi="Calibri" w:cs="Calibri"/>
        </w:rPr>
        <w:t xml:space="preserve"> </w:t>
      </w:r>
      <w:r w:rsidR="00535B0E">
        <w:rPr>
          <w:rFonts w:ascii="Calibri" w:hAnsi="Calibri" w:cs="Calibri"/>
        </w:rPr>
        <w:t>that you</w:t>
      </w:r>
      <w:r>
        <w:rPr>
          <w:rFonts w:ascii="Calibri" w:hAnsi="Calibri" w:cs="Calibri"/>
        </w:rPr>
        <w:t xml:space="preserve"> need to see a dentist soon?</w:t>
      </w:r>
    </w:p>
    <w:p w14:paraId="0BC662B5" w14:textId="62B69D42" w:rsidR="0065277A" w:rsidRDefault="00F67703" w:rsidP="00EF4C0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Did they ask </w:t>
      </w:r>
      <w:r w:rsidR="00535B0E">
        <w:rPr>
          <w:rFonts w:ascii="Calibri" w:hAnsi="Calibri" w:cs="Calibri"/>
        </w:rPr>
        <w:t>if you</w:t>
      </w:r>
      <w:r w:rsidR="00BF35E2">
        <w:rPr>
          <w:rFonts w:ascii="Calibri" w:hAnsi="Calibri" w:cs="Calibri"/>
        </w:rPr>
        <w:t xml:space="preserve"> </w:t>
      </w:r>
      <w:r w:rsidR="00C9149A">
        <w:rPr>
          <w:rFonts w:ascii="Calibri" w:hAnsi="Calibri" w:cs="Calibri"/>
        </w:rPr>
        <w:t>are able</w:t>
      </w:r>
      <w:r w:rsidR="0065277A">
        <w:rPr>
          <w:rFonts w:ascii="Calibri" w:hAnsi="Calibri" w:cs="Calibri"/>
        </w:rPr>
        <w:t xml:space="preserve"> to </w:t>
      </w:r>
      <w:r>
        <w:rPr>
          <w:rFonts w:ascii="Calibri" w:hAnsi="Calibri" w:cs="Calibri"/>
        </w:rPr>
        <w:t xml:space="preserve">see a dentist </w:t>
      </w:r>
      <w:r w:rsidR="00535B0E">
        <w:rPr>
          <w:rFonts w:ascii="Calibri" w:hAnsi="Calibri" w:cs="Calibri"/>
        </w:rPr>
        <w:t>soon?</w:t>
      </w:r>
      <w:r w:rsidR="00C4591E">
        <w:rPr>
          <w:rFonts w:ascii="Calibri" w:hAnsi="Calibri" w:cs="Calibri"/>
        </w:rPr>
        <w:t xml:space="preserve"> </w:t>
      </w:r>
    </w:p>
    <w:p w14:paraId="03C7FD2A" w14:textId="12BBD9A0" w:rsidR="00C31446" w:rsidRDefault="00C31446" w:rsidP="00EF4C05">
      <w:pPr>
        <w:pStyle w:val="ListParagraph"/>
        <w:numPr>
          <w:ilvl w:val="0"/>
          <w:numId w:val="2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Did the provider ask if you </w:t>
      </w:r>
      <w:r w:rsidR="00423043">
        <w:rPr>
          <w:rFonts w:ascii="Calibri" w:hAnsi="Calibri" w:cs="Calibri"/>
        </w:rPr>
        <w:t>want to save your tooth</w:t>
      </w:r>
      <w:r w:rsidR="00C9149A">
        <w:rPr>
          <w:rFonts w:ascii="Calibri" w:hAnsi="Calibri" w:cs="Calibri"/>
        </w:rPr>
        <w:t>?</w:t>
      </w:r>
    </w:p>
    <w:p w14:paraId="70D79444" w14:textId="4084DEEC" w:rsidR="000B0F6C" w:rsidRPr="000B0F6C" w:rsidRDefault="000B0F6C" w:rsidP="000B0F6C">
      <w:pPr>
        <w:ind w:left="360"/>
        <w:rPr>
          <w:rFonts w:ascii="Calibri" w:hAnsi="Calibri" w:cs="Calibri"/>
        </w:rPr>
      </w:pPr>
    </w:p>
    <w:p w14:paraId="703CFA9D" w14:textId="77777777" w:rsidR="0065277A" w:rsidRDefault="0065277A" w:rsidP="008B103E">
      <w:pPr>
        <w:pStyle w:val="ListParagraph"/>
        <w:rPr>
          <w:rFonts w:ascii="Calibri" w:hAnsi="Calibri" w:cs="Calibri"/>
        </w:rPr>
      </w:pPr>
    </w:p>
    <w:p w14:paraId="39DBD8E4" w14:textId="5469E12E" w:rsidR="0001219A" w:rsidRDefault="005C61AC" w:rsidP="0001219A">
      <w:pPr>
        <w:pStyle w:val="ListParagraph"/>
        <w:rPr>
          <w:ins w:id="18" w:author="Khouja, Tumader" w:date="2026-07-06T11:07:00Z" w16du:dateUtc="2026-07-06T15:07:00Z"/>
          <w:rFonts w:ascii="Calibri" w:hAnsi="Calibri" w:cs="Calibri"/>
        </w:rPr>
      </w:pPr>
      <w:ins w:id="19" w:author="Khouja, Tumader" w:date="2026-07-06T11:06:00Z" w16du:dateUtc="2026-07-06T15:06:00Z">
        <w:r w:rsidRPr="005C61AC">
          <w:rPr>
            <w:rFonts w:ascii="Calibri" w:hAnsi="Calibri" w:cs="Calibri"/>
            <w:noProof/>
          </w:rPr>
          <w:lastRenderedPageBreak/>
          <w:drawing>
            <wp:inline distT="0" distB="0" distL="0" distR="0" wp14:anchorId="7CF07627" wp14:editId="2FF1AB35">
              <wp:extent cx="5048688" cy="7799746"/>
              <wp:effectExtent l="0" t="0" r="0" b="0"/>
              <wp:docPr id="170691818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06918188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8688" cy="779974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F0E966B" w14:textId="0EFA5CEF" w:rsidR="00C67FBB" w:rsidRDefault="00C67FBB" w:rsidP="0001219A">
      <w:pPr>
        <w:pStyle w:val="ListParagraph"/>
        <w:rPr>
          <w:ins w:id="20" w:author="Khouja, Tumader" w:date="2026-07-06T11:08:00Z" w16du:dateUtc="2026-07-06T15:08:00Z"/>
          <w:rFonts w:ascii="Calibri" w:hAnsi="Calibri" w:cs="Calibri"/>
        </w:rPr>
      </w:pPr>
      <w:ins w:id="21" w:author="Khouja, Tumader" w:date="2026-07-06T11:07:00Z" w16du:dateUtc="2026-07-06T15:07:00Z">
        <w:r w:rsidRPr="00C67FBB">
          <w:rPr>
            <w:rFonts w:ascii="Calibri" w:hAnsi="Calibri" w:cs="Calibri"/>
            <w:noProof/>
          </w:rPr>
          <w:lastRenderedPageBreak/>
          <w:drawing>
            <wp:inline distT="0" distB="0" distL="0" distR="0" wp14:anchorId="35CBEAD5" wp14:editId="6AFCB515">
              <wp:extent cx="5067739" cy="7811177"/>
              <wp:effectExtent l="0" t="0" r="0" b="0"/>
              <wp:docPr id="1328957486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328957486" name=""/>
                      <pic:cNvPicPr/>
                    </pic:nvPicPr>
                    <pic:blipFill>
                      <a:blip r:embed="rId1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67739" cy="781117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099DD617" w14:textId="3AE7362B" w:rsidR="00BF53BB" w:rsidRPr="00EF4C05" w:rsidRDefault="00BF53BB" w:rsidP="0001219A">
      <w:pPr>
        <w:pStyle w:val="ListParagraph"/>
        <w:rPr>
          <w:rFonts w:ascii="Calibri" w:hAnsi="Calibri" w:cs="Calibri"/>
        </w:rPr>
      </w:pPr>
      <w:ins w:id="22" w:author="Khouja, Tumader" w:date="2026-07-06T11:08:00Z" w16du:dateUtc="2026-07-06T15:08:00Z">
        <w:r w:rsidRPr="00BF53BB">
          <w:rPr>
            <w:rFonts w:ascii="Calibri" w:hAnsi="Calibri" w:cs="Calibri"/>
            <w:noProof/>
          </w:rPr>
          <w:lastRenderedPageBreak/>
          <w:drawing>
            <wp:inline distT="0" distB="0" distL="0" distR="0" wp14:anchorId="5315F333" wp14:editId="0C1FD4BB">
              <wp:extent cx="5067739" cy="7106266"/>
              <wp:effectExtent l="0" t="0" r="0" b="0"/>
              <wp:docPr id="358421270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58421270" name=""/>
                      <pic:cNvPicPr/>
                    </pic:nvPicPr>
                    <pic:blipFill>
                      <a:blip r:embed="rId12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67739" cy="710626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sectPr w:rsidR="00BF53BB" w:rsidRPr="00EF4C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houja, Tumader" w:date="2026-05-04T11:37:00Z" w:initials="TK">
    <w:p w14:paraId="202410C0" w14:textId="77777777" w:rsidR="00C61900" w:rsidRDefault="00C61900" w:rsidP="00C61900">
      <w:pPr>
        <w:pStyle w:val="CommentText"/>
      </w:pPr>
      <w:r>
        <w:rPr>
          <w:rStyle w:val="CommentReference"/>
        </w:rPr>
        <w:annotationRef/>
      </w:r>
      <w:r>
        <w:t>Vital Signs</w:t>
      </w:r>
    </w:p>
    <w:p w14:paraId="22A365B3" w14:textId="77777777" w:rsidR="00C61900" w:rsidRDefault="00C61900" w:rsidP="00C61900">
      <w:pPr>
        <w:pStyle w:val="CommentText"/>
        <w:numPr>
          <w:ilvl w:val="0"/>
          <w:numId w:val="22"/>
        </w:numPr>
      </w:pPr>
      <w:r>
        <w:t>Temperature: 36.9°C (98.4°F)</w:t>
      </w:r>
    </w:p>
    <w:p w14:paraId="71815698" w14:textId="77777777" w:rsidR="00C61900" w:rsidRDefault="00C61900" w:rsidP="00C61900">
      <w:pPr>
        <w:pStyle w:val="CommentText"/>
        <w:numPr>
          <w:ilvl w:val="0"/>
          <w:numId w:val="22"/>
        </w:numPr>
      </w:pPr>
      <w:r>
        <w:t>Heart Rate: 82 bpm</w:t>
      </w:r>
    </w:p>
    <w:p w14:paraId="09E40BDE" w14:textId="77777777" w:rsidR="00C61900" w:rsidRDefault="00C61900" w:rsidP="00C61900">
      <w:pPr>
        <w:pStyle w:val="CommentText"/>
        <w:numPr>
          <w:ilvl w:val="0"/>
          <w:numId w:val="22"/>
        </w:numPr>
      </w:pPr>
      <w:r>
        <w:t>Blood Pressure: 122/76 mmHg</w:t>
      </w:r>
    </w:p>
    <w:p w14:paraId="0CA806DD" w14:textId="77777777" w:rsidR="00C61900" w:rsidRDefault="00C61900" w:rsidP="00C61900">
      <w:pPr>
        <w:pStyle w:val="CommentText"/>
        <w:numPr>
          <w:ilvl w:val="0"/>
          <w:numId w:val="22"/>
        </w:numPr>
      </w:pPr>
      <w:r>
        <w:t>Respiratory Rate: 14 breaths/min</w:t>
      </w:r>
    </w:p>
    <w:p w14:paraId="5A2C9460" w14:textId="77777777" w:rsidR="00C61900" w:rsidRDefault="00C61900" w:rsidP="00C61900">
      <w:pPr>
        <w:pStyle w:val="CommentText"/>
        <w:numPr>
          <w:ilvl w:val="0"/>
          <w:numId w:val="22"/>
        </w:numPr>
      </w:pPr>
      <w:r>
        <w:t>Oxygen Saturation: 99% on room air</w:t>
      </w:r>
    </w:p>
    <w:p w14:paraId="45694509" w14:textId="77777777" w:rsidR="00EC4EDB" w:rsidRDefault="00EC4EDB" w:rsidP="00C61900">
      <w:pPr>
        <w:pStyle w:val="CommentText"/>
        <w:numPr>
          <w:ilvl w:val="0"/>
          <w:numId w:val="22"/>
        </w:numPr>
      </w:pPr>
    </w:p>
  </w:comment>
  <w:comment w:id="1" w:author="Khouja, Tumader" w:date="2026-05-04T15:22:00Z" w:initials="TK">
    <w:p w14:paraId="20DC558A" w14:textId="77777777" w:rsidR="008465FC" w:rsidRDefault="008465FC" w:rsidP="008465FC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Head and Neck:</w:t>
      </w:r>
    </w:p>
    <w:p w14:paraId="3FCA6381" w14:textId="77777777" w:rsidR="008465FC" w:rsidRDefault="008465FC" w:rsidP="008465FC">
      <w:pPr>
        <w:pStyle w:val="CommentText"/>
        <w:numPr>
          <w:ilvl w:val="0"/>
          <w:numId w:val="24"/>
        </w:numPr>
      </w:pPr>
      <w:r>
        <w:t>No facial swelling or erythema</w:t>
      </w:r>
    </w:p>
    <w:p w14:paraId="33C7E102" w14:textId="77777777" w:rsidR="008465FC" w:rsidRDefault="008465FC" w:rsidP="008465FC">
      <w:pPr>
        <w:pStyle w:val="CommentText"/>
        <w:numPr>
          <w:ilvl w:val="0"/>
          <w:numId w:val="24"/>
        </w:numPr>
      </w:pPr>
      <w:r>
        <w:t>No cervical lymphadenopathy</w:t>
      </w:r>
    </w:p>
  </w:comment>
  <w:comment w:id="2" w:author="Khouja, Tumader" w:date="2026-05-04T15:24:00Z" w:initials="TK">
    <w:p w14:paraId="26D4622E" w14:textId="77777777" w:rsidR="00BB714B" w:rsidRDefault="00BB714B" w:rsidP="00BB714B">
      <w:pPr>
        <w:pStyle w:val="CommentText"/>
        <w:numPr>
          <w:ilvl w:val="0"/>
          <w:numId w:val="25"/>
        </w:numPr>
      </w:pPr>
      <w:r>
        <w:rPr>
          <w:rStyle w:val="CommentReference"/>
        </w:rPr>
        <w:annotationRef/>
      </w:r>
      <w:r>
        <w:t>Floor of mouth soft</w:t>
      </w:r>
    </w:p>
    <w:p w14:paraId="3761B349" w14:textId="77777777" w:rsidR="00BB714B" w:rsidRDefault="00BB714B" w:rsidP="00BB714B">
      <w:pPr>
        <w:pStyle w:val="CommentText"/>
        <w:numPr>
          <w:ilvl w:val="0"/>
          <w:numId w:val="25"/>
        </w:numPr>
      </w:pPr>
      <w:r>
        <w:t>Uvula midline</w:t>
      </w:r>
    </w:p>
  </w:comment>
  <w:comment w:id="3" w:author="Khouja, Tumader" w:date="2026-05-04T15:26:00Z" w:initials="TK">
    <w:p w14:paraId="3CCBA70F" w14:textId="77777777" w:rsidR="007F5813" w:rsidRDefault="007F5813" w:rsidP="007F5813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Airway:</w:t>
      </w:r>
    </w:p>
    <w:p w14:paraId="1EF02A03" w14:textId="77777777" w:rsidR="007F5813" w:rsidRDefault="007F5813" w:rsidP="007F5813">
      <w:pPr>
        <w:pStyle w:val="CommentText"/>
        <w:numPr>
          <w:ilvl w:val="0"/>
          <w:numId w:val="26"/>
        </w:numPr>
      </w:pPr>
      <w:r>
        <w:t>Patent, normal voice, no drooling</w:t>
      </w:r>
    </w:p>
  </w:comment>
  <w:comment w:id="4" w:author="Khouja, Tumader" w:date="2026-05-04T15:29:00Z" w:initials="TK">
    <w:p w14:paraId="4E588260" w14:textId="77777777" w:rsidR="00855C9D" w:rsidRDefault="00855C9D" w:rsidP="00855C9D">
      <w:pPr>
        <w:pStyle w:val="CommentText"/>
      </w:pPr>
      <w:r>
        <w:rPr>
          <w:rStyle w:val="CommentReference"/>
        </w:rPr>
        <w:annotationRef/>
      </w:r>
      <w:r>
        <w:t>No concern for opioid abuse/diversion, PDMP conuslted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694509" w15:done="0"/>
  <w15:commentEx w15:paraId="33C7E102" w15:paraIdParent="45694509" w15:done="0"/>
  <w15:commentEx w15:paraId="3761B349" w15:paraIdParent="45694509" w15:done="0"/>
  <w15:commentEx w15:paraId="1EF02A03" w15:paraIdParent="45694509" w15:done="0"/>
  <w15:commentEx w15:paraId="4E588260" w15:paraIdParent="4569450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FDE683" w16cex:dateUtc="2026-05-04T15:37:00Z"/>
  <w16cex:commentExtensible w16cex:durableId="0AB6447E" w16cex:dateUtc="2026-05-04T19:22:00Z"/>
  <w16cex:commentExtensible w16cex:durableId="2482E69A" w16cex:dateUtc="2026-05-04T19:24:00Z"/>
  <w16cex:commentExtensible w16cex:durableId="6EDFEDE2" w16cex:dateUtc="2026-05-04T19:26:00Z"/>
  <w16cex:commentExtensible w16cex:durableId="435D25C4" w16cex:dateUtc="2026-05-04T19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694509" w16cid:durableId="37FDE683"/>
  <w16cid:commentId w16cid:paraId="33C7E102" w16cid:durableId="0AB6447E"/>
  <w16cid:commentId w16cid:paraId="3761B349" w16cid:durableId="2482E69A"/>
  <w16cid:commentId w16cid:paraId="1EF02A03" w16cid:durableId="6EDFEDE2"/>
  <w16cid:commentId w16cid:paraId="4E588260" w16cid:durableId="435D25C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A0FE4"/>
    <w:multiLevelType w:val="hybridMultilevel"/>
    <w:tmpl w:val="B0F8A536"/>
    <w:lvl w:ilvl="0" w:tplc="B5680C6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8BAB4C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D0BAFB3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56FEDDA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A68A06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667640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2ECC7D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D43C85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7C3EF70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" w15:restartNumberingAfterBreak="0">
    <w:nsid w:val="07C07239"/>
    <w:multiLevelType w:val="hybridMultilevel"/>
    <w:tmpl w:val="6E6482BC"/>
    <w:lvl w:ilvl="0" w:tplc="E3F60E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AC6E98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5AA339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34AC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D92454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6A4E2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4EE5A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280E9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748610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0844385D"/>
    <w:multiLevelType w:val="hybridMultilevel"/>
    <w:tmpl w:val="030094BA"/>
    <w:lvl w:ilvl="0" w:tplc="480410E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4343B7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84613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0680BE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35AB86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48062C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B980D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4A27E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2645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0FEF0071"/>
    <w:multiLevelType w:val="hybridMultilevel"/>
    <w:tmpl w:val="59F20DA2"/>
    <w:lvl w:ilvl="0" w:tplc="3F16931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EB0F00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1DA67E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AF6414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36668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B7613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45A108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808BC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8EA03E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 w15:restartNumberingAfterBreak="0">
    <w:nsid w:val="1A3F2244"/>
    <w:multiLevelType w:val="hybridMultilevel"/>
    <w:tmpl w:val="7AFC91B6"/>
    <w:lvl w:ilvl="0" w:tplc="95A0B6B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07E6A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E1E88C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A8E0C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780B9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81E791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51824A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590CB0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49AAC8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B913967"/>
    <w:multiLevelType w:val="hybridMultilevel"/>
    <w:tmpl w:val="E9B68278"/>
    <w:lvl w:ilvl="0" w:tplc="9B6CF58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9BA451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55A786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E50389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B06EFE2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CC9D9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A18EA7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82493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A3416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 w15:restartNumberingAfterBreak="0">
    <w:nsid w:val="1D126A12"/>
    <w:multiLevelType w:val="hybridMultilevel"/>
    <w:tmpl w:val="F4E21024"/>
    <w:lvl w:ilvl="0" w:tplc="72280A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5E43B3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854488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FE661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4DC2F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E86947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1736DE8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7A4282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15001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 w15:restartNumberingAfterBreak="0">
    <w:nsid w:val="1E5C544F"/>
    <w:multiLevelType w:val="hybridMultilevel"/>
    <w:tmpl w:val="2EFA9F6C"/>
    <w:lvl w:ilvl="0" w:tplc="84CC032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7D8277C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AD40F4F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6F14F3D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62823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6AC4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1EA52E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19F679A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A14020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28557F9E"/>
    <w:multiLevelType w:val="hybridMultilevel"/>
    <w:tmpl w:val="4D2AC194"/>
    <w:lvl w:ilvl="0" w:tplc="BBD43F8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2B46EB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0F4893B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780207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74692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FCC148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138776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894126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482497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 w15:restartNumberingAfterBreak="0">
    <w:nsid w:val="2A3C7FA0"/>
    <w:multiLevelType w:val="hybridMultilevel"/>
    <w:tmpl w:val="E1F62B78"/>
    <w:lvl w:ilvl="0" w:tplc="01F6790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17AE5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DFACD1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AC0B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986435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C4CA6A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9B2CFA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FA49C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07C24B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38611579"/>
    <w:multiLevelType w:val="hybridMultilevel"/>
    <w:tmpl w:val="EE6C6A2E"/>
    <w:lvl w:ilvl="0" w:tplc="FED288D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26EBD7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07451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7CE27E0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0F45D7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50AB3B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028E5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4EFA5C3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6288515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1" w15:restartNumberingAfterBreak="0">
    <w:nsid w:val="3A2F4C41"/>
    <w:multiLevelType w:val="hybridMultilevel"/>
    <w:tmpl w:val="4EE04F50"/>
    <w:lvl w:ilvl="0" w:tplc="0CE05C7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2B669A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2E7A6A7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DD0E5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98E47D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3BC378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F9CB6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D40DD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ADC349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3DE71892"/>
    <w:multiLevelType w:val="hybridMultilevel"/>
    <w:tmpl w:val="A02E88B8"/>
    <w:lvl w:ilvl="0" w:tplc="64CA2B4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36C4F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458A421C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991C5A2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DB12F61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57C584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6E891C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BAAD3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64491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DF3510B"/>
    <w:multiLevelType w:val="hybridMultilevel"/>
    <w:tmpl w:val="A622FE68"/>
    <w:lvl w:ilvl="0" w:tplc="60A40E5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66E70C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A0C0F9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D7C8CF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A664C2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EE40E4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6540C3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E70FCB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E456B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 w15:restartNumberingAfterBreak="0">
    <w:nsid w:val="41231604"/>
    <w:multiLevelType w:val="hybridMultilevel"/>
    <w:tmpl w:val="87C2BC90"/>
    <w:lvl w:ilvl="0" w:tplc="6E8EBCF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1F0EDB3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0B82A0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44A187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4A2A6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C34254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FEE9CA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3A4023C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CE8FF4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 w15:restartNumberingAfterBreak="0">
    <w:nsid w:val="42131DF9"/>
    <w:multiLevelType w:val="hybridMultilevel"/>
    <w:tmpl w:val="3B046396"/>
    <w:lvl w:ilvl="0" w:tplc="062E66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3362B8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13C825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766823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D188E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C812C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7154122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7CEB8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1C547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4A9869EE"/>
    <w:multiLevelType w:val="hybridMultilevel"/>
    <w:tmpl w:val="56F207BC"/>
    <w:lvl w:ilvl="0" w:tplc="F852E94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5C855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D8A9D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CDC083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C442AB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B3A8B26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5240C5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08C92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13256B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7" w15:restartNumberingAfterBreak="0">
    <w:nsid w:val="4B6C21B5"/>
    <w:multiLevelType w:val="hybridMultilevel"/>
    <w:tmpl w:val="C82A93A2"/>
    <w:lvl w:ilvl="0" w:tplc="3F42510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B3DC879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8180F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51666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62F7D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8BE2F55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3AE82AA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44226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DC24E1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8" w15:restartNumberingAfterBreak="0">
    <w:nsid w:val="4EBC3643"/>
    <w:multiLevelType w:val="hybridMultilevel"/>
    <w:tmpl w:val="5636CED0"/>
    <w:lvl w:ilvl="0" w:tplc="F7B2FAC0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925968"/>
    <w:multiLevelType w:val="hybridMultilevel"/>
    <w:tmpl w:val="2A8A532E"/>
    <w:lvl w:ilvl="0" w:tplc="7C2AF8B0">
      <w:start w:val="1"/>
      <w:numFmt w:val="bullet"/>
      <w:lvlText w:val="●"/>
      <w:lvlJc w:val="left"/>
      <w:pPr>
        <w:ind w:left="720" w:hanging="360"/>
      </w:pPr>
    </w:lvl>
    <w:lvl w:ilvl="1" w:tplc="0388D240">
      <w:start w:val="1"/>
      <w:numFmt w:val="bullet"/>
      <w:lvlText w:val="○"/>
      <w:lvlJc w:val="left"/>
      <w:pPr>
        <w:ind w:left="1440" w:hanging="360"/>
      </w:pPr>
    </w:lvl>
    <w:lvl w:ilvl="2" w:tplc="80442608">
      <w:start w:val="1"/>
      <w:numFmt w:val="bullet"/>
      <w:lvlText w:val="■"/>
      <w:lvlJc w:val="left"/>
      <w:pPr>
        <w:ind w:left="2160" w:hanging="360"/>
      </w:pPr>
    </w:lvl>
    <w:lvl w:ilvl="3" w:tplc="5E763A8C">
      <w:start w:val="1"/>
      <w:numFmt w:val="bullet"/>
      <w:lvlText w:val="●"/>
      <w:lvlJc w:val="left"/>
      <w:pPr>
        <w:ind w:left="2880" w:hanging="360"/>
      </w:pPr>
    </w:lvl>
    <w:lvl w:ilvl="4" w:tplc="7DBC201C">
      <w:start w:val="1"/>
      <w:numFmt w:val="bullet"/>
      <w:lvlText w:val="○"/>
      <w:lvlJc w:val="left"/>
      <w:pPr>
        <w:ind w:left="3600" w:hanging="360"/>
      </w:pPr>
    </w:lvl>
    <w:lvl w:ilvl="5" w:tplc="1EDC61B2">
      <w:start w:val="1"/>
      <w:numFmt w:val="bullet"/>
      <w:lvlText w:val="■"/>
      <w:lvlJc w:val="left"/>
      <w:pPr>
        <w:ind w:left="4320" w:hanging="360"/>
      </w:pPr>
    </w:lvl>
    <w:lvl w:ilvl="6" w:tplc="6D7C958E">
      <w:start w:val="1"/>
      <w:numFmt w:val="bullet"/>
      <w:lvlText w:val="●"/>
      <w:lvlJc w:val="left"/>
      <w:pPr>
        <w:ind w:left="5040" w:hanging="360"/>
      </w:pPr>
    </w:lvl>
    <w:lvl w:ilvl="7" w:tplc="EF3C5232">
      <w:start w:val="1"/>
      <w:numFmt w:val="bullet"/>
      <w:lvlText w:val="●"/>
      <w:lvlJc w:val="left"/>
      <w:pPr>
        <w:ind w:left="5760" w:hanging="360"/>
      </w:pPr>
    </w:lvl>
    <w:lvl w:ilvl="8" w:tplc="9D82FECE">
      <w:start w:val="1"/>
      <w:numFmt w:val="bullet"/>
      <w:lvlText w:val="●"/>
      <w:lvlJc w:val="left"/>
      <w:pPr>
        <w:ind w:left="6480" w:hanging="360"/>
      </w:pPr>
    </w:lvl>
  </w:abstractNum>
  <w:abstractNum w:abstractNumId="20" w15:restartNumberingAfterBreak="0">
    <w:nsid w:val="5EDF68E9"/>
    <w:multiLevelType w:val="hybridMultilevel"/>
    <w:tmpl w:val="223E0100"/>
    <w:lvl w:ilvl="0" w:tplc="CA48EB0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E8063A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7E6995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F6E0B1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78A869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F1E29D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291EED4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6F881F3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B7F0EE9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1" w15:restartNumberingAfterBreak="0">
    <w:nsid w:val="6A767F78"/>
    <w:multiLevelType w:val="hybridMultilevel"/>
    <w:tmpl w:val="EF82EC86"/>
    <w:lvl w:ilvl="0" w:tplc="58C880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28A5D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46614C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1D01B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91F25EF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2D3CDC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DA26A1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A141C9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5B3A1F2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2" w15:restartNumberingAfterBreak="0">
    <w:nsid w:val="72921441"/>
    <w:multiLevelType w:val="hybridMultilevel"/>
    <w:tmpl w:val="8522CD1C"/>
    <w:lvl w:ilvl="0" w:tplc="416AD11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6D078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0DE0D2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039483C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532631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2F4A82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AD30A1B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D4E4F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ED8A11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73682BC4"/>
    <w:multiLevelType w:val="hybridMultilevel"/>
    <w:tmpl w:val="9670AD48"/>
    <w:lvl w:ilvl="0" w:tplc="17D842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288A29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8D5202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290588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50FAE1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BD504E8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086C6C4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A874EE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D8EF3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24" w15:restartNumberingAfterBreak="0">
    <w:nsid w:val="738D402F"/>
    <w:multiLevelType w:val="hybridMultilevel"/>
    <w:tmpl w:val="2610886E"/>
    <w:lvl w:ilvl="0" w:tplc="4AB6B6E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CB40A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B83E4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E101FB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502CD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D30767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EA00E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55C60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3EC6EF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5" w15:restartNumberingAfterBreak="0">
    <w:nsid w:val="7E717CC3"/>
    <w:multiLevelType w:val="hybridMultilevel"/>
    <w:tmpl w:val="149E533A"/>
    <w:lvl w:ilvl="0" w:tplc="5E706A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1464AC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713EB19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EC04EAE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42CAAF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1FC7BD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D48A5E9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CEA359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CE0E1B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042022548">
    <w:abstractNumId w:val="19"/>
    <w:lvlOverride w:ilvl="0">
      <w:startOverride w:val="1"/>
    </w:lvlOverride>
  </w:num>
  <w:num w:numId="2" w16cid:durableId="861552139">
    <w:abstractNumId w:val="13"/>
  </w:num>
  <w:num w:numId="3" w16cid:durableId="2084057299">
    <w:abstractNumId w:val="12"/>
  </w:num>
  <w:num w:numId="4" w16cid:durableId="702250161">
    <w:abstractNumId w:val="3"/>
  </w:num>
  <w:num w:numId="5" w16cid:durableId="1141849131">
    <w:abstractNumId w:val="11"/>
  </w:num>
  <w:num w:numId="6" w16cid:durableId="1052777204">
    <w:abstractNumId w:val="6"/>
  </w:num>
  <w:num w:numId="7" w16cid:durableId="1446120246">
    <w:abstractNumId w:val="17"/>
  </w:num>
  <w:num w:numId="8" w16cid:durableId="9724434">
    <w:abstractNumId w:val="2"/>
  </w:num>
  <w:num w:numId="9" w16cid:durableId="1565601790">
    <w:abstractNumId w:val="21"/>
  </w:num>
  <w:num w:numId="10" w16cid:durableId="1991639793">
    <w:abstractNumId w:val="14"/>
  </w:num>
  <w:num w:numId="11" w16cid:durableId="1099374486">
    <w:abstractNumId w:val="5"/>
  </w:num>
  <w:num w:numId="12" w16cid:durableId="1678532089">
    <w:abstractNumId w:val="8"/>
  </w:num>
  <w:num w:numId="13" w16cid:durableId="597105681">
    <w:abstractNumId w:val="16"/>
  </w:num>
  <w:num w:numId="14" w16cid:durableId="1037583209">
    <w:abstractNumId w:val="20"/>
  </w:num>
  <w:num w:numId="15" w16cid:durableId="1714033490">
    <w:abstractNumId w:val="7"/>
  </w:num>
  <w:num w:numId="16" w16cid:durableId="1855487223">
    <w:abstractNumId w:val="1"/>
  </w:num>
  <w:num w:numId="17" w16cid:durableId="19091021">
    <w:abstractNumId w:val="15"/>
  </w:num>
  <w:num w:numId="18" w16cid:durableId="1180311202">
    <w:abstractNumId w:val="9"/>
  </w:num>
  <w:num w:numId="19" w16cid:durableId="2058779200">
    <w:abstractNumId w:val="24"/>
  </w:num>
  <w:num w:numId="20" w16cid:durableId="1554806306">
    <w:abstractNumId w:val="4"/>
  </w:num>
  <w:num w:numId="21" w16cid:durableId="1346639423">
    <w:abstractNumId w:val="22"/>
  </w:num>
  <w:num w:numId="22" w16cid:durableId="1908301664">
    <w:abstractNumId w:val="0"/>
  </w:num>
  <w:num w:numId="23" w16cid:durableId="2026248272">
    <w:abstractNumId w:val="18"/>
  </w:num>
  <w:num w:numId="24" w16cid:durableId="556861425">
    <w:abstractNumId w:val="25"/>
  </w:num>
  <w:num w:numId="25" w16cid:durableId="1265308745">
    <w:abstractNumId w:val="10"/>
  </w:num>
  <w:num w:numId="26" w16cid:durableId="190341129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houja, Tumader">
    <w15:presenceInfo w15:providerId="AD" w15:userId="S::tumaderkhouja@ufl.edu::40bf309b-12e7-4977-bdd5-a31efe51cb1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25E"/>
    <w:rsid w:val="0000543D"/>
    <w:rsid w:val="0001219A"/>
    <w:rsid w:val="00012297"/>
    <w:rsid w:val="000147AC"/>
    <w:rsid w:val="00033499"/>
    <w:rsid w:val="000553EB"/>
    <w:rsid w:val="00080308"/>
    <w:rsid w:val="000840FE"/>
    <w:rsid w:val="000B0F6C"/>
    <w:rsid w:val="000B1804"/>
    <w:rsid w:val="000B20BA"/>
    <w:rsid w:val="00103C2E"/>
    <w:rsid w:val="00103C42"/>
    <w:rsid w:val="0012102E"/>
    <w:rsid w:val="00126644"/>
    <w:rsid w:val="0014536D"/>
    <w:rsid w:val="00150268"/>
    <w:rsid w:val="00152E0F"/>
    <w:rsid w:val="00193797"/>
    <w:rsid w:val="001A5B36"/>
    <w:rsid w:val="001B3A4F"/>
    <w:rsid w:val="001C7FD6"/>
    <w:rsid w:val="001F2DB0"/>
    <w:rsid w:val="00213444"/>
    <w:rsid w:val="002150F7"/>
    <w:rsid w:val="002358CD"/>
    <w:rsid w:val="00266D40"/>
    <w:rsid w:val="002702E2"/>
    <w:rsid w:val="0027536B"/>
    <w:rsid w:val="00296D25"/>
    <w:rsid w:val="00297AE7"/>
    <w:rsid w:val="002A3245"/>
    <w:rsid w:val="00300EF7"/>
    <w:rsid w:val="0031604F"/>
    <w:rsid w:val="003243D9"/>
    <w:rsid w:val="003813A2"/>
    <w:rsid w:val="00394AD5"/>
    <w:rsid w:val="003B50D4"/>
    <w:rsid w:val="003C6EFD"/>
    <w:rsid w:val="003E06CD"/>
    <w:rsid w:val="003F0A41"/>
    <w:rsid w:val="00400D6E"/>
    <w:rsid w:val="00406325"/>
    <w:rsid w:val="00423043"/>
    <w:rsid w:val="00440B81"/>
    <w:rsid w:val="004932BD"/>
    <w:rsid w:val="00497CB7"/>
    <w:rsid w:val="004A7EB7"/>
    <w:rsid w:val="004C2A30"/>
    <w:rsid w:val="004C3E30"/>
    <w:rsid w:val="004D1868"/>
    <w:rsid w:val="004F1794"/>
    <w:rsid w:val="005205E1"/>
    <w:rsid w:val="00530CF0"/>
    <w:rsid w:val="00535B0E"/>
    <w:rsid w:val="00541748"/>
    <w:rsid w:val="00544DAB"/>
    <w:rsid w:val="00545C5C"/>
    <w:rsid w:val="0055593A"/>
    <w:rsid w:val="00561308"/>
    <w:rsid w:val="005B63F0"/>
    <w:rsid w:val="005C61AC"/>
    <w:rsid w:val="005D474A"/>
    <w:rsid w:val="006322BF"/>
    <w:rsid w:val="00640DD3"/>
    <w:rsid w:val="0065277A"/>
    <w:rsid w:val="00665BF5"/>
    <w:rsid w:val="00671D87"/>
    <w:rsid w:val="00684270"/>
    <w:rsid w:val="00685457"/>
    <w:rsid w:val="0069451E"/>
    <w:rsid w:val="006B0BC9"/>
    <w:rsid w:val="006D59E7"/>
    <w:rsid w:val="006F47A0"/>
    <w:rsid w:val="00707E46"/>
    <w:rsid w:val="00711562"/>
    <w:rsid w:val="007271B1"/>
    <w:rsid w:val="007318E5"/>
    <w:rsid w:val="00744F68"/>
    <w:rsid w:val="00752A78"/>
    <w:rsid w:val="007635A9"/>
    <w:rsid w:val="00792F7C"/>
    <w:rsid w:val="00794D5E"/>
    <w:rsid w:val="00797CA9"/>
    <w:rsid w:val="007B1EA5"/>
    <w:rsid w:val="007E7E1C"/>
    <w:rsid w:val="007F5813"/>
    <w:rsid w:val="007F680E"/>
    <w:rsid w:val="008079CA"/>
    <w:rsid w:val="008465FC"/>
    <w:rsid w:val="00850810"/>
    <w:rsid w:val="00855C9D"/>
    <w:rsid w:val="00880F8D"/>
    <w:rsid w:val="00885D6B"/>
    <w:rsid w:val="00895B74"/>
    <w:rsid w:val="008B103E"/>
    <w:rsid w:val="008E1881"/>
    <w:rsid w:val="008F21C3"/>
    <w:rsid w:val="009159E4"/>
    <w:rsid w:val="00961B78"/>
    <w:rsid w:val="00991EA4"/>
    <w:rsid w:val="009B7577"/>
    <w:rsid w:val="009D59B4"/>
    <w:rsid w:val="00A27EC5"/>
    <w:rsid w:val="00A3632D"/>
    <w:rsid w:val="00A64739"/>
    <w:rsid w:val="00AD2C4D"/>
    <w:rsid w:val="00B03698"/>
    <w:rsid w:val="00B4069E"/>
    <w:rsid w:val="00B42538"/>
    <w:rsid w:val="00B526FE"/>
    <w:rsid w:val="00B55282"/>
    <w:rsid w:val="00BA637A"/>
    <w:rsid w:val="00BB714B"/>
    <w:rsid w:val="00BE75A6"/>
    <w:rsid w:val="00BE793A"/>
    <w:rsid w:val="00BF35E2"/>
    <w:rsid w:val="00BF53BB"/>
    <w:rsid w:val="00C31446"/>
    <w:rsid w:val="00C364FC"/>
    <w:rsid w:val="00C4591E"/>
    <w:rsid w:val="00C606C0"/>
    <w:rsid w:val="00C61900"/>
    <w:rsid w:val="00C67FBB"/>
    <w:rsid w:val="00C7225E"/>
    <w:rsid w:val="00C9149A"/>
    <w:rsid w:val="00CA65D0"/>
    <w:rsid w:val="00CC2F98"/>
    <w:rsid w:val="00CE4FF5"/>
    <w:rsid w:val="00CF25DE"/>
    <w:rsid w:val="00CF35A4"/>
    <w:rsid w:val="00D20A56"/>
    <w:rsid w:val="00D543E3"/>
    <w:rsid w:val="00D601F6"/>
    <w:rsid w:val="00D834D6"/>
    <w:rsid w:val="00D84D70"/>
    <w:rsid w:val="00DB2B66"/>
    <w:rsid w:val="00DD1B91"/>
    <w:rsid w:val="00DF09DA"/>
    <w:rsid w:val="00E00C2A"/>
    <w:rsid w:val="00E02EC5"/>
    <w:rsid w:val="00E06A29"/>
    <w:rsid w:val="00E123F4"/>
    <w:rsid w:val="00E30190"/>
    <w:rsid w:val="00E626A7"/>
    <w:rsid w:val="00EC4EDB"/>
    <w:rsid w:val="00EF4C05"/>
    <w:rsid w:val="00F67703"/>
    <w:rsid w:val="00FC130F"/>
    <w:rsid w:val="00FC444C"/>
    <w:rsid w:val="00FD1961"/>
    <w:rsid w:val="00FE3756"/>
    <w:rsid w:val="00FE5341"/>
    <w:rsid w:val="00FF0140"/>
    <w:rsid w:val="00FF3C62"/>
    <w:rsid w:val="00FF40B5"/>
    <w:rsid w:val="024FF6D8"/>
    <w:rsid w:val="17AF0610"/>
    <w:rsid w:val="2A333592"/>
    <w:rsid w:val="335AF5CB"/>
    <w:rsid w:val="48B15E4C"/>
    <w:rsid w:val="48EE1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60677"/>
  <w15:docId w15:val="{F9B669B2-EE34-4E58-9CF0-E809CB33E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C6190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6190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6190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6190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6190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03349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image" Target="media/image3.png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3030</TotalTime>
  <Pages>7</Pages>
  <Words>767</Words>
  <Characters>4378</Characters>
  <Application>Microsoft Office Word</Application>
  <DocSecurity>0</DocSecurity>
  <Lines>36</Lines>
  <Paragraphs>10</Paragraphs>
  <ScaleCrop>false</ScaleCrop>
  <Company>University of Florida Academic Health Center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Gomes de Siqueira,Alexandre</cp:lastModifiedBy>
  <cp:revision>150</cp:revision>
  <dcterms:created xsi:type="dcterms:W3CDTF">2026-04-03T16:07:00Z</dcterms:created>
  <dcterms:modified xsi:type="dcterms:W3CDTF">2026-07-16T17:16:00Z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14f0fc9f-4568-4612-b52c-e069f8d28759</vt:lpwstr>
  </property>
</Properties>
</file>